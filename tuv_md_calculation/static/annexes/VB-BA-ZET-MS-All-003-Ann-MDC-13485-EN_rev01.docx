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007"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2290"/>
        <w:gridCol w:w="12717"/>
      </w:tblGrid>
      <w:tr w:rsidR="00456180" w:rsidRPr="00D624A2" w14:paraId="6CAC8DB0" w14:textId="77777777" w:rsidTr="00A63C14">
        <w:trPr>
          <w:tblCellSpacing w:w="20" w:type="dxa"/>
          <w:jc w:val="center"/>
        </w:trPr>
        <w:tc>
          <w:tcPr>
            <w:tcW w:w="14927" w:type="dxa"/>
            <w:gridSpan w:val="2"/>
            <w:shd w:val="clear" w:color="auto" w:fill="D9D9D9" w:themeFill="background1" w:themeFillShade="D9"/>
          </w:tcPr>
          <w:p w14:paraId="35A74270" w14:textId="071954EF" w:rsidR="00456180" w:rsidRPr="00497EAD" w:rsidRDefault="00456180" w:rsidP="000A7F56">
            <w:pPr>
              <w:pStyle w:val="TOC3"/>
              <w:tabs>
                <w:tab w:val="clear" w:pos="2138"/>
                <w:tab w:val="clear" w:pos="8505"/>
                <w:tab w:val="clear" w:pos="8788"/>
                <w:tab w:val="left" w:pos="7788"/>
              </w:tabs>
              <w:spacing w:before="120" w:after="120"/>
              <w:ind w:left="0" w:right="34" w:firstLine="0"/>
              <w:rPr>
                <w:b/>
                <w:bCs/>
                <w:sz w:val="20"/>
                <w:szCs w:val="20"/>
                <w:lang w:val="en-US"/>
              </w:rPr>
            </w:pPr>
            <w:r w:rsidRPr="00497EAD">
              <w:rPr>
                <w:b/>
                <w:bCs/>
                <w:sz w:val="20"/>
                <w:szCs w:val="20"/>
                <w:lang w:val="en-US"/>
              </w:rPr>
              <w:t xml:space="preserve">Calculation of Audit Person Days for </w:t>
            </w:r>
            <w:r w:rsidR="00497EAD" w:rsidRPr="00497EAD">
              <w:rPr>
                <w:b/>
                <w:bCs/>
                <w:sz w:val="20"/>
                <w:szCs w:val="20"/>
                <w:lang w:val="en-US"/>
              </w:rPr>
              <w:t>Medical Devices Management Systems</w:t>
            </w:r>
          </w:p>
        </w:tc>
      </w:tr>
      <w:tr w:rsidR="00456180" w:rsidRPr="00D624A2" w14:paraId="1A14BA17" w14:textId="77777777" w:rsidTr="00A63C14">
        <w:trPr>
          <w:tblCellSpacing w:w="20" w:type="dxa"/>
          <w:jc w:val="center"/>
        </w:trPr>
        <w:tc>
          <w:tcPr>
            <w:tcW w:w="2230" w:type="dxa"/>
            <w:shd w:val="clear" w:color="auto" w:fill="D9D9D9" w:themeFill="background1" w:themeFillShade="D9"/>
          </w:tcPr>
          <w:p w14:paraId="32C49253" w14:textId="77777777" w:rsidR="00456180" w:rsidRPr="00497EAD" w:rsidRDefault="00456180" w:rsidP="008D5F3B">
            <w:pPr>
              <w:pStyle w:val="TOC3"/>
              <w:tabs>
                <w:tab w:val="clear" w:pos="2138"/>
                <w:tab w:val="clear" w:pos="8505"/>
                <w:tab w:val="clear" w:pos="8788"/>
              </w:tabs>
              <w:ind w:left="0" w:right="34" w:firstLine="0"/>
              <w:rPr>
                <w:b/>
                <w:bCs/>
                <w:sz w:val="20"/>
                <w:szCs w:val="20"/>
                <w:lang w:val="el-GR"/>
              </w:rPr>
            </w:pPr>
            <w:r w:rsidRPr="00497EAD">
              <w:rPr>
                <w:b/>
                <w:bCs/>
                <w:sz w:val="20"/>
                <w:szCs w:val="20"/>
                <w:lang w:val="en-US"/>
              </w:rPr>
              <w:t>Standard or certification scheme</w:t>
            </w:r>
            <w:r w:rsidRPr="00497EAD">
              <w:rPr>
                <w:b/>
                <w:bCs/>
                <w:sz w:val="20"/>
                <w:szCs w:val="20"/>
                <w:lang w:val="el-GR"/>
              </w:rPr>
              <w:t xml:space="preserve"> </w:t>
            </w:r>
          </w:p>
        </w:tc>
        <w:tc>
          <w:tcPr>
            <w:tcW w:w="12657" w:type="dxa"/>
            <w:shd w:val="clear" w:color="auto" w:fill="F2F2F2" w:themeFill="background1" w:themeFillShade="F2"/>
            <w:vAlign w:val="center"/>
          </w:tcPr>
          <w:p w14:paraId="3A2E3785" w14:textId="3C31D022" w:rsidR="00456180" w:rsidRPr="00497EAD" w:rsidRDefault="00497EAD" w:rsidP="008D5F3B">
            <w:pPr>
              <w:pStyle w:val="TOC3"/>
              <w:tabs>
                <w:tab w:val="clear" w:pos="2138"/>
                <w:tab w:val="clear" w:pos="8505"/>
                <w:tab w:val="clear" w:pos="8788"/>
              </w:tabs>
              <w:ind w:left="0" w:right="34" w:firstLine="0"/>
              <w:rPr>
                <w:b/>
                <w:bCs/>
                <w:sz w:val="20"/>
                <w:szCs w:val="20"/>
                <w:lang w:val="en-US"/>
              </w:rPr>
            </w:pPr>
            <w:r w:rsidRPr="00497EAD">
              <w:rPr>
                <w:b/>
                <w:bCs/>
                <w:sz w:val="20"/>
                <w:szCs w:val="20"/>
              </w:rPr>
              <w:t>ISO 13485</w:t>
            </w:r>
            <w:r w:rsidR="00323C4A">
              <w:rPr>
                <w:b/>
                <w:bCs/>
                <w:sz w:val="20"/>
                <w:szCs w:val="20"/>
              </w:rPr>
              <w:t>:</w:t>
            </w:r>
            <w:ins w:id="0" w:author="Giannakopoulou Evangelia" w:date="2024-04-15T12:25:00Z">
              <w:r w:rsidR="00323C4A">
                <w:rPr>
                  <w:b/>
                  <w:bCs/>
                  <w:sz w:val="20"/>
                  <w:szCs w:val="20"/>
                </w:rPr>
                <w:t>2016</w:t>
              </w:r>
            </w:ins>
          </w:p>
        </w:tc>
      </w:tr>
      <w:tr w:rsidR="00497EAD" w:rsidRPr="00D624A2" w14:paraId="469F078F" w14:textId="77777777" w:rsidTr="00A63C14">
        <w:trPr>
          <w:tblCellSpacing w:w="20" w:type="dxa"/>
          <w:jc w:val="center"/>
        </w:trPr>
        <w:tc>
          <w:tcPr>
            <w:tcW w:w="2230" w:type="dxa"/>
            <w:shd w:val="clear" w:color="auto" w:fill="D9D9D9" w:themeFill="background1" w:themeFillShade="D9"/>
          </w:tcPr>
          <w:p w14:paraId="40428190" w14:textId="77777777" w:rsidR="00497EAD" w:rsidRDefault="00497EAD" w:rsidP="00497EAD">
            <w:pPr>
              <w:pStyle w:val="TOC3"/>
              <w:tabs>
                <w:tab w:val="clear" w:pos="2138"/>
                <w:tab w:val="clear" w:pos="8505"/>
                <w:tab w:val="clear" w:pos="8788"/>
              </w:tabs>
              <w:ind w:left="0" w:right="34" w:firstLine="0"/>
              <w:rPr>
                <w:b/>
                <w:bCs/>
                <w:sz w:val="20"/>
                <w:szCs w:val="20"/>
                <w:lang w:val="en-US"/>
              </w:rPr>
            </w:pPr>
            <w:r w:rsidRPr="00497EAD">
              <w:rPr>
                <w:b/>
                <w:bCs/>
                <w:sz w:val="20"/>
                <w:szCs w:val="20"/>
                <w:lang w:val="en-US"/>
              </w:rPr>
              <w:t>Audit Duration Table</w:t>
            </w:r>
            <w:r w:rsidRPr="00497EAD">
              <w:rPr>
                <w:b/>
                <w:bCs/>
                <w:sz w:val="20"/>
                <w:szCs w:val="20"/>
              </w:rPr>
              <w:t xml:space="preserve"> (Table 1): </w:t>
            </w:r>
          </w:p>
          <w:p w14:paraId="60991A9D" w14:textId="77777777" w:rsidR="00627C63" w:rsidRPr="00627C63" w:rsidRDefault="00627C63" w:rsidP="00627C63"/>
          <w:p w14:paraId="2509A1AB" w14:textId="77777777" w:rsidR="00627C63" w:rsidRPr="00627C63" w:rsidRDefault="00627C63" w:rsidP="00627C63"/>
          <w:p w14:paraId="7AE7AB8F" w14:textId="77777777" w:rsidR="00627C63" w:rsidRPr="00627C63" w:rsidRDefault="00627C63" w:rsidP="00627C63"/>
          <w:p w14:paraId="2D470E5F" w14:textId="77777777" w:rsidR="00627C63" w:rsidRPr="00627C63" w:rsidRDefault="00627C63" w:rsidP="00627C63"/>
          <w:p w14:paraId="69199B1F" w14:textId="77777777" w:rsidR="00627C63" w:rsidRPr="00627C63" w:rsidRDefault="00627C63" w:rsidP="00627C63"/>
          <w:p w14:paraId="1D9B4CEB" w14:textId="77777777" w:rsidR="00627C63" w:rsidRPr="00627C63" w:rsidRDefault="00627C63" w:rsidP="00627C63"/>
          <w:p w14:paraId="33BD9499" w14:textId="77777777" w:rsidR="00627C63" w:rsidRPr="00627C63" w:rsidRDefault="00627C63" w:rsidP="00627C63"/>
          <w:p w14:paraId="4778EEC7" w14:textId="77777777" w:rsidR="00627C63" w:rsidRPr="00627C63" w:rsidRDefault="00627C63" w:rsidP="00627C63"/>
          <w:p w14:paraId="48BA4D64" w14:textId="77777777" w:rsidR="00627C63" w:rsidRPr="00627C63" w:rsidRDefault="00627C63" w:rsidP="00627C63"/>
          <w:p w14:paraId="2F2A49C0" w14:textId="77777777" w:rsidR="00627C63" w:rsidRPr="00627C63" w:rsidRDefault="00627C63" w:rsidP="00627C63"/>
          <w:p w14:paraId="5B79431B" w14:textId="77777777" w:rsidR="00627C63" w:rsidRPr="00627C63" w:rsidRDefault="00627C63" w:rsidP="00627C63"/>
          <w:p w14:paraId="4C23ADBD" w14:textId="77777777" w:rsidR="00627C63" w:rsidRPr="00627C63" w:rsidRDefault="00627C63" w:rsidP="00627C63"/>
          <w:p w14:paraId="46E2F679" w14:textId="77777777" w:rsidR="00627C63" w:rsidRPr="00627C63" w:rsidRDefault="00627C63" w:rsidP="00627C63"/>
          <w:p w14:paraId="2833D6DA" w14:textId="0FCD026E" w:rsidR="00627C63" w:rsidRPr="00627C63" w:rsidRDefault="00627C63" w:rsidP="00627C63"/>
        </w:tc>
        <w:tc>
          <w:tcPr>
            <w:tcW w:w="12657" w:type="dxa"/>
            <w:shd w:val="clear" w:color="auto" w:fill="auto"/>
          </w:tcPr>
          <w:p w14:paraId="25105CC9" w14:textId="77777777" w:rsidR="00497EAD" w:rsidRPr="00497EAD" w:rsidRDefault="00497EAD" w:rsidP="00497EAD">
            <w:pPr>
              <w:pStyle w:val="BodyTextIndent3"/>
              <w:spacing w:line="276" w:lineRule="auto"/>
              <w:ind w:left="0"/>
              <w:rPr>
                <w:rFonts w:cs="Arial"/>
                <w:b/>
                <w:sz w:val="20"/>
                <w:szCs w:val="20"/>
                <w:lang w:val="en-US"/>
              </w:rPr>
            </w:pPr>
            <w:r w:rsidRPr="00497EAD">
              <w:rPr>
                <w:rFonts w:cs="Arial"/>
                <w:bCs/>
                <w:sz w:val="20"/>
                <w:szCs w:val="20"/>
                <w:shd w:val="clear" w:color="auto" w:fill="FFFFFF"/>
              </w:rPr>
              <w:t>Relationship between effective number of personnel and audit duration (Initial Audit only)</w:t>
            </w:r>
            <w:r w:rsidRPr="00497EAD">
              <w:rPr>
                <w:rStyle w:val="longtext"/>
                <w:rFonts w:cs="Arial"/>
                <w:sz w:val="20"/>
                <w:szCs w:val="20"/>
                <w:shd w:val="clear" w:color="auto" w:fill="FFFFFF"/>
              </w:rPr>
              <w:t xml:space="preserve">. </w:t>
            </w:r>
            <w:r w:rsidRPr="00497EAD">
              <w:rPr>
                <w:rStyle w:val="longtext"/>
                <w:rFonts w:cs="Arial"/>
                <w:b/>
                <w:sz w:val="20"/>
                <w:szCs w:val="20"/>
                <w:shd w:val="clear" w:color="auto" w:fill="FFFFFF"/>
                <w:lang w:val="en-US"/>
              </w:rPr>
              <w:t>IAF MD9 Annex D</w:t>
            </w:r>
          </w:p>
          <w:tbl>
            <w:tblPr>
              <w:tblW w:w="5000" w:type="pct"/>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2789"/>
              <w:gridCol w:w="3384"/>
              <w:gridCol w:w="2769"/>
              <w:gridCol w:w="3453"/>
            </w:tblGrid>
            <w:tr w:rsidR="00497EAD" w:rsidRPr="00497EAD" w14:paraId="32A272A3" w14:textId="77777777" w:rsidTr="00497EAD">
              <w:trPr>
                <w:trHeight w:val="588"/>
                <w:tblCellSpacing w:w="20" w:type="dxa"/>
              </w:trPr>
              <w:tc>
                <w:tcPr>
                  <w:tcW w:w="1101" w:type="pct"/>
                  <w:shd w:val="clear" w:color="auto" w:fill="D9D9D9" w:themeFill="background1" w:themeFillShade="D9"/>
                </w:tcPr>
                <w:p w14:paraId="738900E8" w14:textId="1A37A671" w:rsidR="00497EAD" w:rsidRPr="00497EAD" w:rsidRDefault="00497EAD" w:rsidP="00497EAD">
                  <w:pPr>
                    <w:ind w:left="567" w:hanging="567"/>
                    <w:jc w:val="center"/>
                    <w:outlineLvl w:val="0"/>
                    <w:rPr>
                      <w:rFonts w:ascii="Arial" w:hAnsi="Arial" w:cs="Arial"/>
                      <w:b/>
                      <w:sz w:val="20"/>
                      <w:szCs w:val="20"/>
                    </w:rPr>
                  </w:pPr>
                  <w:r>
                    <w:rPr>
                      <w:rFonts w:ascii="Arial" w:hAnsi="Arial" w:cs="Arial"/>
                      <w:b/>
                      <w:sz w:val="20"/>
                      <w:szCs w:val="20"/>
                    </w:rPr>
                    <w:t>Effective Number of Personnel</w:t>
                  </w:r>
                </w:p>
              </w:tc>
              <w:tc>
                <w:tcPr>
                  <w:tcW w:w="1349" w:type="pct"/>
                  <w:shd w:val="clear" w:color="auto" w:fill="D9D9D9" w:themeFill="background1" w:themeFillShade="D9"/>
                </w:tcPr>
                <w:p w14:paraId="7EDC4F15" w14:textId="21E4A9F5" w:rsidR="00497EAD" w:rsidRPr="00497EAD" w:rsidRDefault="00497EAD" w:rsidP="00497EAD">
                  <w:pPr>
                    <w:ind w:left="567" w:hanging="567"/>
                    <w:jc w:val="center"/>
                    <w:outlineLvl w:val="0"/>
                    <w:rPr>
                      <w:rFonts w:ascii="Arial" w:hAnsi="Arial" w:cs="Arial"/>
                      <w:b/>
                      <w:sz w:val="20"/>
                      <w:szCs w:val="20"/>
                    </w:rPr>
                  </w:pPr>
                  <w:r w:rsidRPr="00497EAD">
                    <w:rPr>
                      <w:rFonts w:ascii="Arial" w:hAnsi="Arial" w:cs="Arial"/>
                      <w:b/>
                      <w:sz w:val="20"/>
                      <w:szCs w:val="20"/>
                    </w:rPr>
                    <w:t>Audit Duration Stage 1 + Stage 2 (days)</w:t>
                  </w:r>
                </w:p>
              </w:tc>
              <w:tc>
                <w:tcPr>
                  <w:tcW w:w="1101" w:type="pct"/>
                  <w:shd w:val="clear" w:color="auto" w:fill="D9D9D9" w:themeFill="background1" w:themeFillShade="D9"/>
                </w:tcPr>
                <w:p w14:paraId="4E9E972C" w14:textId="352D3205" w:rsidR="00497EAD" w:rsidRPr="00497EAD" w:rsidRDefault="00497EAD" w:rsidP="00497EAD">
                  <w:pPr>
                    <w:jc w:val="center"/>
                    <w:rPr>
                      <w:rFonts w:ascii="Arial" w:hAnsi="Arial" w:cs="Arial"/>
                      <w:sz w:val="20"/>
                      <w:szCs w:val="20"/>
                    </w:rPr>
                  </w:pPr>
                  <w:r w:rsidRPr="00497EAD">
                    <w:rPr>
                      <w:rFonts w:ascii="Arial" w:hAnsi="Arial" w:cs="Arial"/>
                      <w:b/>
                      <w:bCs/>
                      <w:sz w:val="20"/>
                      <w:szCs w:val="20"/>
                      <w:lang w:val="el-GR"/>
                    </w:rPr>
                    <w:t>Effective Number of Personne</w:t>
                  </w:r>
                  <w:r>
                    <w:rPr>
                      <w:rFonts w:ascii="Arial" w:hAnsi="Arial" w:cs="Arial"/>
                      <w:b/>
                      <w:bCs/>
                      <w:sz w:val="20"/>
                      <w:szCs w:val="20"/>
                    </w:rPr>
                    <w:t>l</w:t>
                  </w:r>
                </w:p>
              </w:tc>
              <w:tc>
                <w:tcPr>
                  <w:tcW w:w="1368" w:type="pct"/>
                  <w:shd w:val="clear" w:color="auto" w:fill="D9D9D9" w:themeFill="background1" w:themeFillShade="D9"/>
                </w:tcPr>
                <w:p w14:paraId="4B12FDE1" w14:textId="519F569B" w:rsidR="00497EAD" w:rsidRPr="00497EAD" w:rsidRDefault="00497EAD" w:rsidP="00497EAD">
                  <w:pPr>
                    <w:ind w:left="567" w:hanging="567"/>
                    <w:jc w:val="center"/>
                    <w:outlineLvl w:val="0"/>
                    <w:rPr>
                      <w:rFonts w:ascii="Arial" w:hAnsi="Arial" w:cs="Arial"/>
                      <w:b/>
                      <w:sz w:val="20"/>
                      <w:szCs w:val="20"/>
                    </w:rPr>
                  </w:pPr>
                  <w:r w:rsidRPr="00497EAD">
                    <w:rPr>
                      <w:rFonts w:ascii="Arial" w:hAnsi="Arial" w:cs="Arial"/>
                      <w:b/>
                      <w:sz w:val="20"/>
                      <w:szCs w:val="20"/>
                    </w:rPr>
                    <w:t>Audit Duration Stage 1 + Stage 2 (days)</w:t>
                  </w:r>
                </w:p>
              </w:tc>
            </w:tr>
            <w:tr w:rsidR="00497EAD" w:rsidRPr="00497EAD" w14:paraId="7A0C6BEF" w14:textId="77777777" w:rsidTr="00497EAD">
              <w:trPr>
                <w:trHeight w:val="210"/>
                <w:tblCellSpacing w:w="20" w:type="dxa"/>
              </w:trPr>
              <w:tc>
                <w:tcPr>
                  <w:tcW w:w="1101" w:type="pct"/>
                  <w:shd w:val="clear" w:color="auto" w:fill="F2F2F2" w:themeFill="background1" w:themeFillShade="F2"/>
                </w:tcPr>
                <w:p w14:paraId="1D149F26"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1-5</w:t>
                  </w:r>
                </w:p>
              </w:tc>
              <w:tc>
                <w:tcPr>
                  <w:tcW w:w="1349" w:type="pct"/>
                </w:tcPr>
                <w:p w14:paraId="3B2A36AB"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3</w:t>
                  </w:r>
                </w:p>
              </w:tc>
              <w:tc>
                <w:tcPr>
                  <w:tcW w:w="1101" w:type="pct"/>
                  <w:shd w:val="clear" w:color="auto" w:fill="F2F2F2" w:themeFill="background1" w:themeFillShade="F2"/>
                </w:tcPr>
                <w:p w14:paraId="5D800AFF"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626-875</w:t>
                  </w:r>
                </w:p>
              </w:tc>
              <w:tc>
                <w:tcPr>
                  <w:tcW w:w="1368" w:type="pct"/>
                </w:tcPr>
                <w:p w14:paraId="1432C06A"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15</w:t>
                  </w:r>
                </w:p>
              </w:tc>
            </w:tr>
            <w:tr w:rsidR="00497EAD" w:rsidRPr="00497EAD" w14:paraId="378B8318" w14:textId="77777777" w:rsidTr="00497EAD">
              <w:trPr>
                <w:trHeight w:val="272"/>
                <w:tblCellSpacing w:w="20" w:type="dxa"/>
              </w:trPr>
              <w:tc>
                <w:tcPr>
                  <w:tcW w:w="1101" w:type="pct"/>
                  <w:shd w:val="clear" w:color="auto" w:fill="F2F2F2" w:themeFill="background1" w:themeFillShade="F2"/>
                </w:tcPr>
                <w:p w14:paraId="4995B053"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6-10</w:t>
                  </w:r>
                </w:p>
              </w:tc>
              <w:tc>
                <w:tcPr>
                  <w:tcW w:w="1349" w:type="pct"/>
                </w:tcPr>
                <w:p w14:paraId="0E9A4DC7"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4</w:t>
                  </w:r>
                </w:p>
              </w:tc>
              <w:tc>
                <w:tcPr>
                  <w:tcW w:w="1101" w:type="pct"/>
                  <w:shd w:val="clear" w:color="auto" w:fill="F2F2F2" w:themeFill="background1" w:themeFillShade="F2"/>
                </w:tcPr>
                <w:p w14:paraId="50A674CD"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876-1175</w:t>
                  </w:r>
                </w:p>
              </w:tc>
              <w:tc>
                <w:tcPr>
                  <w:tcW w:w="1368" w:type="pct"/>
                </w:tcPr>
                <w:p w14:paraId="1CDBCE71"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16</w:t>
                  </w:r>
                </w:p>
              </w:tc>
            </w:tr>
            <w:tr w:rsidR="00497EAD" w:rsidRPr="00497EAD" w14:paraId="259F5B94" w14:textId="77777777" w:rsidTr="00497EAD">
              <w:trPr>
                <w:trHeight w:val="272"/>
                <w:tblCellSpacing w:w="20" w:type="dxa"/>
              </w:trPr>
              <w:tc>
                <w:tcPr>
                  <w:tcW w:w="1101" w:type="pct"/>
                  <w:shd w:val="clear" w:color="auto" w:fill="F2F2F2" w:themeFill="background1" w:themeFillShade="F2"/>
                </w:tcPr>
                <w:p w14:paraId="7E30F27A"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11-15</w:t>
                  </w:r>
                </w:p>
              </w:tc>
              <w:tc>
                <w:tcPr>
                  <w:tcW w:w="1349" w:type="pct"/>
                </w:tcPr>
                <w:p w14:paraId="36D32C74"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4.5</w:t>
                  </w:r>
                </w:p>
              </w:tc>
              <w:tc>
                <w:tcPr>
                  <w:tcW w:w="1101" w:type="pct"/>
                  <w:shd w:val="clear" w:color="auto" w:fill="F2F2F2" w:themeFill="background1" w:themeFillShade="F2"/>
                </w:tcPr>
                <w:p w14:paraId="5E5D3AFA"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1176-1550</w:t>
                  </w:r>
                </w:p>
              </w:tc>
              <w:tc>
                <w:tcPr>
                  <w:tcW w:w="1368" w:type="pct"/>
                </w:tcPr>
                <w:p w14:paraId="39AC64AF"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17</w:t>
                  </w:r>
                </w:p>
              </w:tc>
            </w:tr>
            <w:tr w:rsidR="00497EAD" w:rsidRPr="00497EAD" w14:paraId="3515A8D0" w14:textId="77777777" w:rsidTr="00497EAD">
              <w:trPr>
                <w:trHeight w:val="272"/>
                <w:tblCellSpacing w:w="20" w:type="dxa"/>
              </w:trPr>
              <w:tc>
                <w:tcPr>
                  <w:tcW w:w="1101" w:type="pct"/>
                  <w:shd w:val="clear" w:color="auto" w:fill="F2F2F2" w:themeFill="background1" w:themeFillShade="F2"/>
                </w:tcPr>
                <w:p w14:paraId="6D88F39C"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16-25</w:t>
                  </w:r>
                </w:p>
              </w:tc>
              <w:tc>
                <w:tcPr>
                  <w:tcW w:w="1349" w:type="pct"/>
                </w:tcPr>
                <w:p w14:paraId="39F6A660"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5</w:t>
                  </w:r>
                </w:p>
              </w:tc>
              <w:tc>
                <w:tcPr>
                  <w:tcW w:w="1101" w:type="pct"/>
                  <w:shd w:val="clear" w:color="auto" w:fill="F2F2F2" w:themeFill="background1" w:themeFillShade="F2"/>
                </w:tcPr>
                <w:p w14:paraId="465990B5"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1551-2025</w:t>
                  </w:r>
                </w:p>
              </w:tc>
              <w:tc>
                <w:tcPr>
                  <w:tcW w:w="1368" w:type="pct"/>
                </w:tcPr>
                <w:p w14:paraId="751155CE"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18</w:t>
                  </w:r>
                </w:p>
              </w:tc>
            </w:tr>
            <w:tr w:rsidR="00497EAD" w:rsidRPr="00497EAD" w14:paraId="671DFFA3" w14:textId="77777777" w:rsidTr="00497EAD">
              <w:trPr>
                <w:trHeight w:val="272"/>
                <w:tblCellSpacing w:w="20" w:type="dxa"/>
              </w:trPr>
              <w:tc>
                <w:tcPr>
                  <w:tcW w:w="1101" w:type="pct"/>
                  <w:shd w:val="clear" w:color="auto" w:fill="F2F2F2" w:themeFill="background1" w:themeFillShade="F2"/>
                </w:tcPr>
                <w:p w14:paraId="1AF9F979"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26-45</w:t>
                  </w:r>
                </w:p>
              </w:tc>
              <w:tc>
                <w:tcPr>
                  <w:tcW w:w="1349" w:type="pct"/>
                </w:tcPr>
                <w:p w14:paraId="02E45C7F"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6</w:t>
                  </w:r>
                </w:p>
              </w:tc>
              <w:tc>
                <w:tcPr>
                  <w:tcW w:w="1101" w:type="pct"/>
                  <w:shd w:val="clear" w:color="auto" w:fill="F2F2F2" w:themeFill="background1" w:themeFillShade="F2"/>
                </w:tcPr>
                <w:p w14:paraId="0DBD16D5"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2026-2675</w:t>
                  </w:r>
                </w:p>
              </w:tc>
              <w:tc>
                <w:tcPr>
                  <w:tcW w:w="1368" w:type="pct"/>
                </w:tcPr>
                <w:p w14:paraId="2A21A0AE"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val="el-GR" w:eastAsia="el-GR"/>
                    </w:rPr>
                    <w:t>19</w:t>
                  </w:r>
                </w:p>
              </w:tc>
            </w:tr>
            <w:tr w:rsidR="00497EAD" w:rsidRPr="00497EAD" w14:paraId="7218CDC9" w14:textId="77777777" w:rsidTr="00497EAD">
              <w:trPr>
                <w:trHeight w:val="272"/>
                <w:tblCellSpacing w:w="20" w:type="dxa"/>
              </w:trPr>
              <w:tc>
                <w:tcPr>
                  <w:tcW w:w="1101" w:type="pct"/>
                  <w:shd w:val="clear" w:color="auto" w:fill="F2F2F2" w:themeFill="background1" w:themeFillShade="F2"/>
                </w:tcPr>
                <w:p w14:paraId="04E4F48C"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val="el-GR" w:eastAsia="el-GR"/>
                    </w:rPr>
                    <w:t>46-6</w:t>
                  </w:r>
                  <w:r w:rsidRPr="00497EAD">
                    <w:rPr>
                      <w:rFonts w:ascii="Arial" w:hAnsi="Arial" w:cs="Arial"/>
                      <w:sz w:val="20"/>
                      <w:szCs w:val="20"/>
                      <w:lang w:eastAsia="el-GR"/>
                    </w:rPr>
                    <w:t>5</w:t>
                  </w:r>
                </w:p>
              </w:tc>
              <w:tc>
                <w:tcPr>
                  <w:tcW w:w="1349" w:type="pct"/>
                </w:tcPr>
                <w:p w14:paraId="5E865AA7"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7</w:t>
                  </w:r>
                </w:p>
              </w:tc>
              <w:tc>
                <w:tcPr>
                  <w:tcW w:w="1101" w:type="pct"/>
                  <w:shd w:val="clear" w:color="auto" w:fill="F2F2F2" w:themeFill="background1" w:themeFillShade="F2"/>
                </w:tcPr>
                <w:p w14:paraId="6350908F"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2676-3450</w:t>
                  </w:r>
                </w:p>
              </w:tc>
              <w:tc>
                <w:tcPr>
                  <w:tcW w:w="1368" w:type="pct"/>
                </w:tcPr>
                <w:p w14:paraId="24C69A43"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20</w:t>
                  </w:r>
                </w:p>
              </w:tc>
            </w:tr>
            <w:tr w:rsidR="00497EAD" w:rsidRPr="00497EAD" w14:paraId="56C36079" w14:textId="77777777" w:rsidTr="00497EAD">
              <w:trPr>
                <w:trHeight w:val="272"/>
                <w:tblCellSpacing w:w="20" w:type="dxa"/>
              </w:trPr>
              <w:tc>
                <w:tcPr>
                  <w:tcW w:w="1101" w:type="pct"/>
                  <w:shd w:val="clear" w:color="auto" w:fill="F2F2F2" w:themeFill="background1" w:themeFillShade="F2"/>
                </w:tcPr>
                <w:p w14:paraId="3C9B82DE"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66-85</w:t>
                  </w:r>
                </w:p>
              </w:tc>
              <w:tc>
                <w:tcPr>
                  <w:tcW w:w="1349" w:type="pct"/>
                </w:tcPr>
                <w:p w14:paraId="34F85963"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8</w:t>
                  </w:r>
                </w:p>
              </w:tc>
              <w:tc>
                <w:tcPr>
                  <w:tcW w:w="1101" w:type="pct"/>
                  <w:shd w:val="clear" w:color="auto" w:fill="F2F2F2" w:themeFill="background1" w:themeFillShade="F2"/>
                </w:tcPr>
                <w:p w14:paraId="368A0388"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3451-4350</w:t>
                  </w:r>
                </w:p>
              </w:tc>
              <w:tc>
                <w:tcPr>
                  <w:tcW w:w="1368" w:type="pct"/>
                </w:tcPr>
                <w:p w14:paraId="67B646B4"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21</w:t>
                  </w:r>
                </w:p>
              </w:tc>
            </w:tr>
            <w:tr w:rsidR="00497EAD" w:rsidRPr="00497EAD" w14:paraId="53B3A89C" w14:textId="77777777" w:rsidTr="00497EAD">
              <w:trPr>
                <w:trHeight w:val="272"/>
                <w:tblCellSpacing w:w="20" w:type="dxa"/>
              </w:trPr>
              <w:tc>
                <w:tcPr>
                  <w:tcW w:w="1101" w:type="pct"/>
                  <w:shd w:val="clear" w:color="auto" w:fill="F2F2F2" w:themeFill="background1" w:themeFillShade="F2"/>
                </w:tcPr>
                <w:p w14:paraId="2058F02E"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86-125</w:t>
                  </w:r>
                </w:p>
              </w:tc>
              <w:tc>
                <w:tcPr>
                  <w:tcW w:w="1349" w:type="pct"/>
                </w:tcPr>
                <w:p w14:paraId="0F02CF9C"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10</w:t>
                  </w:r>
                </w:p>
              </w:tc>
              <w:tc>
                <w:tcPr>
                  <w:tcW w:w="1101" w:type="pct"/>
                  <w:shd w:val="clear" w:color="auto" w:fill="F2F2F2" w:themeFill="background1" w:themeFillShade="F2"/>
                </w:tcPr>
                <w:p w14:paraId="79E33E4E"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4351-5450</w:t>
                  </w:r>
                </w:p>
              </w:tc>
              <w:tc>
                <w:tcPr>
                  <w:tcW w:w="1368" w:type="pct"/>
                </w:tcPr>
                <w:p w14:paraId="1DDA1DBD"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22</w:t>
                  </w:r>
                </w:p>
              </w:tc>
            </w:tr>
            <w:tr w:rsidR="00497EAD" w:rsidRPr="00497EAD" w14:paraId="0C50089A" w14:textId="77777777" w:rsidTr="00497EAD">
              <w:trPr>
                <w:trHeight w:val="272"/>
                <w:tblCellSpacing w:w="20" w:type="dxa"/>
              </w:trPr>
              <w:tc>
                <w:tcPr>
                  <w:tcW w:w="1101" w:type="pct"/>
                  <w:shd w:val="clear" w:color="auto" w:fill="F2F2F2" w:themeFill="background1" w:themeFillShade="F2"/>
                </w:tcPr>
                <w:p w14:paraId="2E58576B"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126-175</w:t>
                  </w:r>
                </w:p>
              </w:tc>
              <w:tc>
                <w:tcPr>
                  <w:tcW w:w="1349" w:type="pct"/>
                </w:tcPr>
                <w:p w14:paraId="0E1E692F"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11</w:t>
                  </w:r>
                </w:p>
              </w:tc>
              <w:tc>
                <w:tcPr>
                  <w:tcW w:w="1101" w:type="pct"/>
                  <w:shd w:val="clear" w:color="auto" w:fill="F2F2F2" w:themeFill="background1" w:themeFillShade="F2"/>
                </w:tcPr>
                <w:p w14:paraId="3FB5E43A"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5451-6800</w:t>
                  </w:r>
                </w:p>
              </w:tc>
              <w:tc>
                <w:tcPr>
                  <w:tcW w:w="1368" w:type="pct"/>
                </w:tcPr>
                <w:p w14:paraId="400148BB"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23</w:t>
                  </w:r>
                </w:p>
              </w:tc>
            </w:tr>
            <w:tr w:rsidR="00497EAD" w:rsidRPr="00497EAD" w14:paraId="34244F3A" w14:textId="77777777" w:rsidTr="00497EAD">
              <w:trPr>
                <w:trHeight w:val="272"/>
                <w:tblCellSpacing w:w="20" w:type="dxa"/>
              </w:trPr>
              <w:tc>
                <w:tcPr>
                  <w:tcW w:w="1101" w:type="pct"/>
                  <w:shd w:val="clear" w:color="auto" w:fill="F2F2F2" w:themeFill="background1" w:themeFillShade="F2"/>
                </w:tcPr>
                <w:p w14:paraId="7566A72D"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176-275</w:t>
                  </w:r>
                </w:p>
              </w:tc>
              <w:tc>
                <w:tcPr>
                  <w:tcW w:w="1349" w:type="pct"/>
                </w:tcPr>
                <w:p w14:paraId="7E286221"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12</w:t>
                  </w:r>
                </w:p>
              </w:tc>
              <w:tc>
                <w:tcPr>
                  <w:tcW w:w="1101" w:type="pct"/>
                  <w:shd w:val="clear" w:color="auto" w:fill="F2F2F2" w:themeFill="background1" w:themeFillShade="F2"/>
                </w:tcPr>
                <w:p w14:paraId="6E4984B2"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6801-8500</w:t>
                  </w:r>
                </w:p>
              </w:tc>
              <w:tc>
                <w:tcPr>
                  <w:tcW w:w="1368" w:type="pct"/>
                </w:tcPr>
                <w:p w14:paraId="1574927C"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24</w:t>
                  </w:r>
                </w:p>
              </w:tc>
            </w:tr>
            <w:tr w:rsidR="00497EAD" w:rsidRPr="00497EAD" w14:paraId="695DAD10" w14:textId="77777777" w:rsidTr="00497EAD">
              <w:trPr>
                <w:trHeight w:val="272"/>
                <w:tblCellSpacing w:w="20" w:type="dxa"/>
              </w:trPr>
              <w:tc>
                <w:tcPr>
                  <w:tcW w:w="1101" w:type="pct"/>
                  <w:shd w:val="clear" w:color="auto" w:fill="F2F2F2" w:themeFill="background1" w:themeFillShade="F2"/>
                </w:tcPr>
                <w:p w14:paraId="7000360A"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276-425</w:t>
                  </w:r>
                </w:p>
              </w:tc>
              <w:tc>
                <w:tcPr>
                  <w:tcW w:w="1349" w:type="pct"/>
                </w:tcPr>
                <w:p w14:paraId="532612E5"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13</w:t>
                  </w:r>
                </w:p>
              </w:tc>
              <w:tc>
                <w:tcPr>
                  <w:tcW w:w="1101" w:type="pct"/>
                  <w:shd w:val="clear" w:color="auto" w:fill="F2F2F2" w:themeFill="background1" w:themeFillShade="F2"/>
                </w:tcPr>
                <w:p w14:paraId="76AFBF5E"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8501-10700</w:t>
                  </w:r>
                </w:p>
              </w:tc>
              <w:tc>
                <w:tcPr>
                  <w:tcW w:w="1368" w:type="pct"/>
                </w:tcPr>
                <w:p w14:paraId="4F4D73BB"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25</w:t>
                  </w:r>
                </w:p>
              </w:tc>
            </w:tr>
            <w:tr w:rsidR="00497EAD" w:rsidRPr="00497EAD" w14:paraId="11AAB674" w14:textId="77777777" w:rsidTr="00497EAD">
              <w:trPr>
                <w:trHeight w:val="662"/>
                <w:tblCellSpacing w:w="20" w:type="dxa"/>
              </w:trPr>
              <w:tc>
                <w:tcPr>
                  <w:tcW w:w="1101" w:type="pct"/>
                  <w:shd w:val="clear" w:color="auto" w:fill="F2F2F2" w:themeFill="background1" w:themeFillShade="F2"/>
                </w:tcPr>
                <w:p w14:paraId="49C540BD"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lastRenderedPageBreak/>
                    <w:t>426-625</w:t>
                  </w:r>
                </w:p>
              </w:tc>
              <w:tc>
                <w:tcPr>
                  <w:tcW w:w="1349" w:type="pct"/>
                </w:tcPr>
                <w:p w14:paraId="2F516B27"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14</w:t>
                  </w:r>
                </w:p>
              </w:tc>
              <w:tc>
                <w:tcPr>
                  <w:tcW w:w="1101" w:type="pct"/>
                  <w:shd w:val="clear" w:color="auto" w:fill="F2F2F2" w:themeFill="background1" w:themeFillShade="F2"/>
                </w:tcPr>
                <w:p w14:paraId="61887E7F" w14:textId="77777777" w:rsidR="00497EAD" w:rsidRPr="00497EAD" w:rsidRDefault="00497EAD" w:rsidP="00497EAD">
                  <w:pPr>
                    <w:autoSpaceDE w:val="0"/>
                    <w:autoSpaceDN w:val="0"/>
                    <w:adjustRightInd w:val="0"/>
                    <w:jc w:val="center"/>
                    <w:rPr>
                      <w:rFonts w:ascii="Arial" w:hAnsi="Arial" w:cs="Arial"/>
                      <w:sz w:val="20"/>
                      <w:szCs w:val="20"/>
                      <w:lang w:eastAsia="el-GR"/>
                    </w:rPr>
                  </w:pPr>
                  <w:r w:rsidRPr="00497EAD">
                    <w:rPr>
                      <w:rFonts w:ascii="Arial" w:hAnsi="Arial" w:cs="Arial"/>
                      <w:sz w:val="20"/>
                      <w:szCs w:val="20"/>
                      <w:lang w:eastAsia="el-GR"/>
                    </w:rPr>
                    <w:t>&gt;10700</w:t>
                  </w:r>
                </w:p>
              </w:tc>
              <w:tc>
                <w:tcPr>
                  <w:tcW w:w="1368" w:type="pct"/>
                </w:tcPr>
                <w:p w14:paraId="4C69CB57" w14:textId="77777777" w:rsidR="00497EAD" w:rsidRPr="00497EAD" w:rsidRDefault="00497EAD" w:rsidP="00497EAD">
                  <w:pPr>
                    <w:autoSpaceDE w:val="0"/>
                    <w:autoSpaceDN w:val="0"/>
                    <w:adjustRightInd w:val="0"/>
                    <w:jc w:val="center"/>
                    <w:rPr>
                      <w:rFonts w:ascii="Arial" w:hAnsi="Arial" w:cs="Arial"/>
                      <w:sz w:val="20"/>
                      <w:szCs w:val="20"/>
                      <w:lang w:val="el-GR" w:eastAsia="el-GR"/>
                    </w:rPr>
                  </w:pPr>
                  <w:r w:rsidRPr="00497EAD">
                    <w:rPr>
                      <w:rFonts w:ascii="Arial" w:hAnsi="Arial" w:cs="Arial"/>
                      <w:sz w:val="20"/>
                      <w:szCs w:val="20"/>
                      <w:lang w:eastAsia="el-GR"/>
                    </w:rPr>
                    <w:t>Follow progression above</w:t>
                  </w:r>
                </w:p>
              </w:tc>
            </w:tr>
          </w:tbl>
          <w:p w14:paraId="1EB2A635" w14:textId="74F2E38C" w:rsidR="00497EAD" w:rsidRPr="00497EAD" w:rsidRDefault="00497EAD" w:rsidP="00497EAD">
            <w:pPr>
              <w:pStyle w:val="Header"/>
              <w:spacing w:line="276" w:lineRule="auto"/>
              <w:rPr>
                <w:rFonts w:ascii="Arial" w:hAnsi="Arial" w:cs="Arial"/>
                <w:sz w:val="20"/>
                <w:szCs w:val="20"/>
              </w:rPr>
            </w:pPr>
          </w:p>
        </w:tc>
      </w:tr>
      <w:tr w:rsidR="00497EAD" w:rsidRPr="00D624A2" w14:paraId="47E86E9B" w14:textId="77777777" w:rsidTr="00A63C14">
        <w:trPr>
          <w:tblCellSpacing w:w="20" w:type="dxa"/>
          <w:jc w:val="center"/>
        </w:trPr>
        <w:tc>
          <w:tcPr>
            <w:tcW w:w="2230" w:type="dxa"/>
            <w:shd w:val="clear" w:color="auto" w:fill="D9D9D9" w:themeFill="background1" w:themeFillShade="D9"/>
          </w:tcPr>
          <w:p w14:paraId="5DF1DDA7" w14:textId="0A8141A4" w:rsidR="00497EAD" w:rsidRPr="00497EAD" w:rsidRDefault="00497EAD" w:rsidP="00497EAD">
            <w:pPr>
              <w:pStyle w:val="TOC3"/>
              <w:tabs>
                <w:tab w:val="clear" w:pos="2138"/>
                <w:tab w:val="clear" w:pos="8505"/>
                <w:tab w:val="clear" w:pos="8788"/>
              </w:tabs>
              <w:ind w:left="0" w:right="34" w:firstLine="0"/>
              <w:rPr>
                <w:b/>
                <w:bCs/>
                <w:sz w:val="20"/>
                <w:szCs w:val="20"/>
                <w:lang w:val="en-US"/>
              </w:rPr>
            </w:pPr>
            <w:r w:rsidRPr="00497EAD">
              <w:rPr>
                <w:b/>
                <w:bCs/>
                <w:sz w:val="20"/>
                <w:szCs w:val="20"/>
              </w:rPr>
              <w:lastRenderedPageBreak/>
              <w:t xml:space="preserve">Factors affecting audit duration  </w:t>
            </w:r>
          </w:p>
        </w:tc>
        <w:tc>
          <w:tcPr>
            <w:tcW w:w="12657" w:type="dxa"/>
            <w:shd w:val="clear" w:color="auto" w:fill="auto"/>
          </w:tcPr>
          <w:p w14:paraId="1BBFFA16" w14:textId="77777777" w:rsidR="00497EAD" w:rsidRPr="00497EAD" w:rsidRDefault="00497EAD" w:rsidP="00497EAD">
            <w:pPr>
              <w:pStyle w:val="Heading3"/>
              <w:rPr>
                <w:sz w:val="20"/>
                <w:szCs w:val="20"/>
                <w:lang w:val="en-US"/>
              </w:rPr>
            </w:pPr>
            <w:r w:rsidRPr="00497EAD">
              <w:rPr>
                <w:sz w:val="20"/>
                <w:szCs w:val="20"/>
              </w:rPr>
              <w:t xml:space="preserve">Indicative factors for increase </w:t>
            </w:r>
            <w:r w:rsidRPr="00497EAD">
              <w:rPr>
                <w:sz w:val="20"/>
                <w:szCs w:val="20"/>
                <w:lang w:val="en-US"/>
              </w:rPr>
              <w:t xml:space="preserve">of M/D </w:t>
            </w:r>
          </w:p>
          <w:p w14:paraId="2EE9D8BD" w14:textId="77777777" w:rsidR="00497EAD" w:rsidRPr="00497EAD" w:rsidRDefault="00497EAD" w:rsidP="00497EAD">
            <w:pPr>
              <w:widowControl/>
              <w:numPr>
                <w:ilvl w:val="0"/>
                <w:numId w:val="11"/>
              </w:numPr>
              <w:autoSpaceDE w:val="0"/>
              <w:autoSpaceDN w:val="0"/>
              <w:adjustRightInd w:val="0"/>
              <w:spacing w:before="60" w:after="60" w:line="240" w:lineRule="auto"/>
              <w:rPr>
                <w:rFonts w:ascii="Arial" w:hAnsi="Arial" w:cs="Arial"/>
                <w:sz w:val="20"/>
                <w:szCs w:val="20"/>
                <w:lang w:eastAsia="el-GR"/>
              </w:rPr>
            </w:pPr>
            <w:r w:rsidRPr="00497EAD">
              <w:rPr>
                <w:rFonts w:ascii="Arial" w:hAnsi="Arial" w:cs="Arial"/>
                <w:sz w:val="20"/>
                <w:szCs w:val="20"/>
                <w:lang w:eastAsia="el-GR"/>
              </w:rPr>
              <w:t xml:space="preserve">number of ranges and/or complexity of medical devices </w:t>
            </w:r>
          </w:p>
          <w:p w14:paraId="5C2C8DB8" w14:textId="77777777" w:rsidR="00497EAD" w:rsidRPr="00497EAD" w:rsidRDefault="00497EAD" w:rsidP="00497EAD">
            <w:pPr>
              <w:widowControl/>
              <w:numPr>
                <w:ilvl w:val="0"/>
                <w:numId w:val="11"/>
              </w:numPr>
              <w:autoSpaceDE w:val="0"/>
              <w:autoSpaceDN w:val="0"/>
              <w:adjustRightInd w:val="0"/>
              <w:spacing w:before="60" w:after="60" w:line="240" w:lineRule="auto"/>
              <w:rPr>
                <w:rFonts w:ascii="Arial" w:hAnsi="Arial" w:cs="Arial"/>
                <w:sz w:val="20"/>
                <w:szCs w:val="20"/>
                <w:lang w:eastAsia="el-GR"/>
              </w:rPr>
            </w:pPr>
            <w:r w:rsidRPr="00497EAD">
              <w:rPr>
                <w:rFonts w:ascii="Arial" w:hAnsi="Arial" w:cs="Arial"/>
                <w:sz w:val="20"/>
                <w:szCs w:val="20"/>
                <w:lang w:eastAsia="el-GR"/>
              </w:rPr>
              <w:t xml:space="preserve">manufacturers using suppliers to supply processes or parts that are critical to the function of the medical device and/or the safety of the user or finished products, including own label products. When the manufacturer cannot provide sufficient evidence for conformity with audit criteria, then additional time may be allowed for each supplier to be audited </w:t>
            </w:r>
          </w:p>
          <w:p w14:paraId="3445BB7D" w14:textId="77777777" w:rsidR="00497EAD" w:rsidRPr="00497EAD" w:rsidRDefault="00497EAD" w:rsidP="00497EAD">
            <w:pPr>
              <w:widowControl/>
              <w:numPr>
                <w:ilvl w:val="0"/>
                <w:numId w:val="11"/>
              </w:numPr>
              <w:autoSpaceDE w:val="0"/>
              <w:autoSpaceDN w:val="0"/>
              <w:adjustRightInd w:val="0"/>
              <w:spacing w:before="60" w:after="60" w:line="240" w:lineRule="auto"/>
              <w:rPr>
                <w:rFonts w:ascii="Arial" w:hAnsi="Arial" w:cs="Arial"/>
                <w:sz w:val="20"/>
                <w:szCs w:val="20"/>
                <w:lang w:eastAsia="el-GR"/>
              </w:rPr>
            </w:pPr>
            <w:r w:rsidRPr="00497EAD">
              <w:rPr>
                <w:rFonts w:ascii="Arial" w:hAnsi="Arial" w:cs="Arial"/>
                <w:sz w:val="20"/>
                <w:szCs w:val="20"/>
                <w:lang w:eastAsia="el-GR"/>
              </w:rPr>
              <w:t xml:space="preserve">manufacturers who install product on customer’s premises </w:t>
            </w:r>
          </w:p>
          <w:p w14:paraId="7236769C" w14:textId="77777777" w:rsidR="00497EAD" w:rsidRPr="00497EAD" w:rsidRDefault="00497EAD" w:rsidP="00497EAD">
            <w:pPr>
              <w:autoSpaceDE w:val="0"/>
              <w:autoSpaceDN w:val="0"/>
              <w:adjustRightInd w:val="0"/>
              <w:spacing w:before="60" w:after="60"/>
              <w:rPr>
                <w:rFonts w:ascii="Arial" w:hAnsi="Arial" w:cs="Arial"/>
                <w:sz w:val="20"/>
                <w:szCs w:val="20"/>
                <w:lang w:eastAsia="el-GR"/>
              </w:rPr>
            </w:pPr>
            <w:r w:rsidRPr="00497EAD">
              <w:rPr>
                <w:rFonts w:ascii="Arial" w:hAnsi="Arial" w:cs="Arial"/>
                <w:sz w:val="20"/>
                <w:szCs w:val="20"/>
                <w:lang w:eastAsia="el-GR"/>
              </w:rPr>
              <w:t xml:space="preserve">Note: Time may be required for customer site visits or installation records review </w:t>
            </w:r>
          </w:p>
          <w:p w14:paraId="2E713476" w14:textId="77777777" w:rsidR="00497EAD" w:rsidRPr="00497EAD" w:rsidRDefault="00497EAD" w:rsidP="00497EAD">
            <w:pPr>
              <w:widowControl/>
              <w:numPr>
                <w:ilvl w:val="0"/>
                <w:numId w:val="11"/>
              </w:numPr>
              <w:autoSpaceDE w:val="0"/>
              <w:autoSpaceDN w:val="0"/>
              <w:adjustRightInd w:val="0"/>
              <w:spacing w:before="60" w:after="60" w:line="240" w:lineRule="auto"/>
              <w:rPr>
                <w:rFonts w:ascii="Arial" w:hAnsi="Arial" w:cs="Arial"/>
                <w:sz w:val="20"/>
                <w:szCs w:val="20"/>
                <w:lang w:eastAsia="el-GR"/>
              </w:rPr>
            </w:pPr>
            <w:r w:rsidRPr="00497EAD">
              <w:rPr>
                <w:rFonts w:ascii="Arial" w:hAnsi="Arial" w:cs="Arial"/>
                <w:sz w:val="20"/>
                <w:szCs w:val="20"/>
                <w:lang w:eastAsia="el-GR"/>
              </w:rPr>
              <w:t xml:space="preserve">poor regulatory compliance by the manufacturer </w:t>
            </w:r>
          </w:p>
          <w:p w14:paraId="47F65B06" w14:textId="77777777" w:rsidR="00497EAD" w:rsidRPr="00497EAD" w:rsidRDefault="00497EAD" w:rsidP="00497EAD">
            <w:pPr>
              <w:widowControl/>
              <w:numPr>
                <w:ilvl w:val="0"/>
                <w:numId w:val="11"/>
              </w:numPr>
              <w:autoSpaceDE w:val="0"/>
              <w:autoSpaceDN w:val="0"/>
              <w:adjustRightInd w:val="0"/>
              <w:spacing w:before="60" w:after="60" w:line="240" w:lineRule="auto"/>
              <w:rPr>
                <w:rFonts w:ascii="Arial" w:hAnsi="Arial" w:cs="Arial"/>
                <w:sz w:val="20"/>
                <w:szCs w:val="20"/>
                <w:lang w:eastAsia="el-GR"/>
              </w:rPr>
            </w:pPr>
            <w:r w:rsidRPr="00497EAD">
              <w:rPr>
                <w:rFonts w:ascii="Arial" w:hAnsi="Arial" w:cs="Arial"/>
                <w:sz w:val="20"/>
                <w:szCs w:val="20"/>
                <w:lang w:eastAsia="el-GR"/>
              </w:rPr>
              <w:t xml:space="preserve">multiple shifts, number of production lines etc. may increase audit duration </w:t>
            </w:r>
          </w:p>
          <w:p w14:paraId="47179BC6" w14:textId="77777777" w:rsidR="00497EAD" w:rsidRDefault="00497EAD" w:rsidP="00497EAD">
            <w:pPr>
              <w:pStyle w:val="Heading3"/>
              <w:tabs>
                <w:tab w:val="right" w:pos="0"/>
              </w:tabs>
              <w:rPr>
                <w:sz w:val="20"/>
                <w:szCs w:val="20"/>
              </w:rPr>
            </w:pPr>
            <w:r w:rsidRPr="00497EAD">
              <w:rPr>
                <w:sz w:val="20"/>
                <w:szCs w:val="20"/>
              </w:rPr>
              <w:t>Any additional time required to audit national or regional regulatory requirements and dossier reviews must be justified</w:t>
            </w:r>
            <w:r>
              <w:rPr>
                <w:sz w:val="20"/>
                <w:szCs w:val="20"/>
              </w:rPr>
              <w:t>.</w:t>
            </w:r>
          </w:p>
          <w:p w14:paraId="2CA5E300" w14:textId="77777777" w:rsidR="00497EAD" w:rsidRDefault="00497EAD" w:rsidP="00497EAD">
            <w:pPr>
              <w:pStyle w:val="Heading3"/>
              <w:tabs>
                <w:tab w:val="right" w:pos="0"/>
              </w:tabs>
              <w:rPr>
                <w:sz w:val="20"/>
                <w:szCs w:val="20"/>
                <w:lang w:val="en-US"/>
              </w:rPr>
            </w:pPr>
            <w:r w:rsidRPr="00497EAD" w:rsidDel="005C5519">
              <w:rPr>
                <w:sz w:val="20"/>
                <w:szCs w:val="20"/>
              </w:rPr>
              <w:t xml:space="preserve"> </w:t>
            </w:r>
            <w:r w:rsidRPr="00497EAD">
              <w:rPr>
                <w:sz w:val="20"/>
                <w:szCs w:val="20"/>
              </w:rPr>
              <w:t xml:space="preserve">Indicative factors for decrease </w:t>
            </w:r>
            <w:r w:rsidRPr="00497EAD">
              <w:rPr>
                <w:sz w:val="20"/>
                <w:szCs w:val="20"/>
                <w:lang w:val="en-US"/>
              </w:rPr>
              <w:t xml:space="preserve">of M/D. </w:t>
            </w:r>
          </w:p>
          <w:p w14:paraId="510ECBF2" w14:textId="6FBFD045" w:rsidR="00497EAD" w:rsidRPr="00497EAD" w:rsidRDefault="00497EAD" w:rsidP="00497EAD">
            <w:pPr>
              <w:pStyle w:val="Heading3"/>
              <w:tabs>
                <w:tab w:val="right" w:pos="0"/>
              </w:tabs>
              <w:rPr>
                <w:sz w:val="20"/>
                <w:szCs w:val="20"/>
              </w:rPr>
            </w:pPr>
            <w:r w:rsidRPr="00497EAD">
              <w:rPr>
                <w:sz w:val="20"/>
                <w:szCs w:val="20"/>
                <w:lang w:val="en-US"/>
              </w:rPr>
              <w:t>Decrease of audit time cannot be more than 20% in total from the values given in Table 1.</w:t>
            </w:r>
          </w:p>
          <w:p w14:paraId="3FB2E9CA" w14:textId="77777777" w:rsidR="00497EAD" w:rsidRPr="00497EAD" w:rsidRDefault="00497EAD" w:rsidP="00497EAD">
            <w:pPr>
              <w:widowControl/>
              <w:numPr>
                <w:ilvl w:val="0"/>
                <w:numId w:val="12"/>
              </w:numPr>
              <w:autoSpaceDE w:val="0"/>
              <w:autoSpaceDN w:val="0"/>
              <w:adjustRightInd w:val="0"/>
              <w:spacing w:before="60" w:after="60" w:line="240" w:lineRule="auto"/>
              <w:rPr>
                <w:rFonts w:ascii="Arial" w:hAnsi="Arial" w:cs="Arial"/>
                <w:sz w:val="20"/>
                <w:szCs w:val="20"/>
                <w:lang w:eastAsia="el-GR"/>
              </w:rPr>
            </w:pPr>
            <w:r w:rsidRPr="00497EAD">
              <w:rPr>
                <w:rFonts w:ascii="Arial" w:hAnsi="Arial" w:cs="Arial"/>
                <w:sz w:val="20"/>
                <w:szCs w:val="20"/>
                <w:lang w:eastAsia="el-GR"/>
              </w:rPr>
              <w:t xml:space="preserve">the organization’s scope does not include manufacturing and is activities such as wholesale, retail, transportation or maintenance of equipment, etc. </w:t>
            </w:r>
          </w:p>
          <w:p w14:paraId="4DBFD348" w14:textId="77777777" w:rsidR="00497EAD" w:rsidRPr="00497EAD" w:rsidRDefault="00497EAD" w:rsidP="00497EAD">
            <w:pPr>
              <w:widowControl/>
              <w:numPr>
                <w:ilvl w:val="0"/>
                <w:numId w:val="12"/>
              </w:numPr>
              <w:autoSpaceDE w:val="0"/>
              <w:autoSpaceDN w:val="0"/>
              <w:adjustRightInd w:val="0"/>
              <w:spacing w:before="60" w:after="60" w:line="240" w:lineRule="auto"/>
              <w:rPr>
                <w:rFonts w:ascii="Arial" w:hAnsi="Arial" w:cs="Arial"/>
                <w:sz w:val="20"/>
                <w:szCs w:val="20"/>
                <w:lang w:eastAsia="el-GR"/>
              </w:rPr>
            </w:pPr>
            <w:r w:rsidRPr="00497EAD">
              <w:rPr>
                <w:rFonts w:ascii="Arial" w:hAnsi="Arial" w:cs="Arial"/>
                <w:sz w:val="20"/>
                <w:szCs w:val="20"/>
                <w:lang w:eastAsia="el-GR"/>
              </w:rPr>
              <w:t xml:space="preserve">reduction of the manufacturer product range since last audit </w:t>
            </w:r>
          </w:p>
          <w:p w14:paraId="53195662" w14:textId="77777777" w:rsidR="00497EAD" w:rsidRPr="00497EAD" w:rsidRDefault="00497EAD" w:rsidP="00497EAD">
            <w:pPr>
              <w:widowControl/>
              <w:numPr>
                <w:ilvl w:val="0"/>
                <w:numId w:val="12"/>
              </w:numPr>
              <w:autoSpaceDE w:val="0"/>
              <w:autoSpaceDN w:val="0"/>
              <w:adjustRightInd w:val="0"/>
              <w:spacing w:before="60" w:after="60" w:line="240" w:lineRule="auto"/>
              <w:rPr>
                <w:rFonts w:ascii="Arial" w:hAnsi="Arial" w:cs="Arial"/>
                <w:sz w:val="20"/>
                <w:szCs w:val="20"/>
                <w:lang w:eastAsia="el-GR"/>
              </w:rPr>
            </w:pPr>
            <w:r w:rsidRPr="00497EAD">
              <w:rPr>
                <w:rFonts w:ascii="Arial" w:hAnsi="Arial" w:cs="Arial"/>
                <w:sz w:val="20"/>
                <w:szCs w:val="20"/>
                <w:lang w:eastAsia="el-GR"/>
              </w:rPr>
              <w:t xml:space="preserve">reduction of the design/or production process since last audit </w:t>
            </w:r>
          </w:p>
          <w:p w14:paraId="5255FD6F" w14:textId="6AA5B2DE" w:rsidR="00497EAD" w:rsidRPr="00497EAD" w:rsidRDefault="00497EAD" w:rsidP="00497EAD">
            <w:pPr>
              <w:pStyle w:val="BodyTextIndent3"/>
              <w:numPr>
                <w:ilvl w:val="0"/>
                <w:numId w:val="12"/>
              </w:numPr>
              <w:spacing w:line="276" w:lineRule="auto"/>
              <w:rPr>
                <w:rFonts w:cs="Arial"/>
                <w:b/>
                <w:sz w:val="20"/>
                <w:szCs w:val="20"/>
              </w:rPr>
            </w:pPr>
            <w:r w:rsidRPr="00497EAD">
              <w:rPr>
                <w:rFonts w:cs="Arial"/>
                <w:sz w:val="20"/>
                <w:szCs w:val="20"/>
              </w:rPr>
              <w:t xml:space="preserve">audits performed solely for the certification scope of Distribution or transportation services may be reduced up to 50% from the values given in Table 1. </w:t>
            </w:r>
          </w:p>
        </w:tc>
      </w:tr>
      <w:tr w:rsidR="00323C4A" w:rsidRPr="00D624A2" w14:paraId="2F00BACF" w14:textId="77777777" w:rsidTr="00A63C14">
        <w:trPr>
          <w:tblCellSpacing w:w="20" w:type="dxa"/>
          <w:jc w:val="center"/>
          <w:ins w:id="1" w:author="Giannakopoulou Evangelia" w:date="2024-04-15T12:25:00Z"/>
        </w:trPr>
        <w:tc>
          <w:tcPr>
            <w:tcW w:w="2230" w:type="dxa"/>
            <w:shd w:val="clear" w:color="auto" w:fill="D9D9D9" w:themeFill="background1" w:themeFillShade="D9"/>
          </w:tcPr>
          <w:p w14:paraId="7E8F5DE9" w14:textId="43974D6F" w:rsidR="00323C4A" w:rsidRPr="00497EAD" w:rsidRDefault="00323C4A" w:rsidP="00497EAD">
            <w:pPr>
              <w:pStyle w:val="TOC3"/>
              <w:tabs>
                <w:tab w:val="clear" w:pos="2138"/>
                <w:tab w:val="clear" w:pos="8505"/>
                <w:tab w:val="clear" w:pos="8788"/>
              </w:tabs>
              <w:ind w:left="0" w:right="34" w:firstLine="0"/>
              <w:rPr>
                <w:ins w:id="2" w:author="Giannakopoulou Evangelia" w:date="2024-04-15T12:25:00Z"/>
                <w:b/>
                <w:bCs/>
                <w:sz w:val="20"/>
                <w:szCs w:val="20"/>
              </w:rPr>
            </w:pPr>
            <w:ins w:id="3" w:author="Giannakopoulou Evangelia" w:date="2024-04-15T12:26:00Z">
              <w:r>
                <w:rPr>
                  <w:b/>
                  <w:bCs/>
                  <w:sz w:val="20"/>
                  <w:szCs w:val="20"/>
                </w:rPr>
                <w:t xml:space="preserve">Integrated ISO 9001 and ISO 13485 audits </w:t>
              </w:r>
            </w:ins>
          </w:p>
        </w:tc>
        <w:tc>
          <w:tcPr>
            <w:tcW w:w="12657" w:type="dxa"/>
            <w:shd w:val="clear" w:color="auto" w:fill="auto"/>
          </w:tcPr>
          <w:p w14:paraId="5D12A2E9" w14:textId="454272A9" w:rsidR="00323C4A" w:rsidRPr="00323C4A" w:rsidRDefault="00323C4A" w:rsidP="00323C4A">
            <w:pPr>
              <w:pStyle w:val="Heading3"/>
              <w:ind w:left="0" w:firstLine="0"/>
              <w:jc w:val="both"/>
              <w:rPr>
                <w:ins w:id="4" w:author="Giannakopoulou Evangelia" w:date="2024-04-15T12:25:00Z"/>
                <w:b w:val="0"/>
                <w:bCs w:val="0"/>
                <w:sz w:val="20"/>
                <w:szCs w:val="20"/>
                <w:rPrChange w:id="5" w:author="Giannakopoulou Evangelia" w:date="2024-04-15T12:27:00Z">
                  <w:rPr>
                    <w:ins w:id="6" w:author="Giannakopoulou Evangelia" w:date="2024-04-15T12:25:00Z"/>
                    <w:sz w:val="20"/>
                    <w:szCs w:val="20"/>
                  </w:rPr>
                </w:rPrChange>
              </w:rPr>
              <w:pPrChange w:id="7" w:author="Giannakopoulou Evangelia" w:date="2024-04-15T12:27:00Z">
                <w:pPr>
                  <w:pStyle w:val="Heading3"/>
                </w:pPr>
              </w:pPrChange>
            </w:pPr>
            <w:ins w:id="8" w:author="Giannakopoulou Evangelia" w:date="2024-04-15T12:26:00Z">
              <w:r w:rsidRPr="00323C4A">
                <w:rPr>
                  <w:b w:val="0"/>
                  <w:bCs w:val="0"/>
                  <w:sz w:val="20"/>
                  <w:szCs w:val="20"/>
                  <w:rPrChange w:id="9" w:author="Giannakopoulou Evangelia" w:date="2024-04-15T12:27:00Z">
                    <w:rPr>
                      <w:sz w:val="20"/>
                      <w:szCs w:val="20"/>
                    </w:rPr>
                  </w:rPrChange>
                </w:rPr>
                <w:t>When determining the required time for conducting an ISO 9001 and ISO 13485 audit together, a minimum of 25% will be added to</w:t>
              </w:r>
            </w:ins>
            <w:ins w:id="10" w:author="Giannakopoulou Evangelia" w:date="2024-04-15T12:27:00Z">
              <w:r w:rsidRPr="00323C4A">
                <w:rPr>
                  <w:b w:val="0"/>
                  <w:bCs w:val="0"/>
                  <w:sz w:val="20"/>
                  <w:szCs w:val="20"/>
                  <w:rPrChange w:id="11" w:author="Giannakopoulou Evangelia" w:date="2024-04-15T12:27:00Z">
                    <w:rPr>
                      <w:sz w:val="20"/>
                      <w:szCs w:val="20"/>
                    </w:rPr>
                  </w:rPrChange>
                </w:rPr>
                <w:t xml:space="preserve"> </w:t>
              </w:r>
            </w:ins>
            <w:ins w:id="12" w:author="Giannakopoulou Evangelia" w:date="2024-04-15T12:26:00Z">
              <w:r w:rsidRPr="00323C4A">
                <w:rPr>
                  <w:b w:val="0"/>
                  <w:bCs w:val="0"/>
                  <w:sz w:val="20"/>
                  <w:szCs w:val="20"/>
                  <w:rPrChange w:id="13" w:author="Giannakopoulou Evangelia" w:date="2024-04-15T12:27:00Z">
                    <w:rPr>
                      <w:sz w:val="20"/>
                      <w:szCs w:val="20"/>
                    </w:rPr>
                  </w:rPrChange>
                </w:rPr>
                <w:t xml:space="preserve">the minimum number of audit days calculated </w:t>
              </w:r>
            </w:ins>
            <w:ins w:id="14" w:author="Giannakopoulou Evangelia" w:date="2024-04-15T12:27:00Z">
              <w:r w:rsidRPr="00323C4A">
                <w:rPr>
                  <w:b w:val="0"/>
                  <w:bCs w:val="0"/>
                  <w:sz w:val="20"/>
                  <w:szCs w:val="20"/>
                  <w:rPrChange w:id="15" w:author="Giannakopoulou Evangelia" w:date="2024-04-15T12:27:00Z">
                    <w:rPr>
                      <w:sz w:val="20"/>
                      <w:szCs w:val="20"/>
                    </w:rPr>
                  </w:rPrChange>
                </w:rPr>
                <w:t>of Table 1</w:t>
              </w:r>
            </w:ins>
            <w:ins w:id="16" w:author="Giannakopoulou Evangelia" w:date="2024-04-15T12:26:00Z">
              <w:r w:rsidRPr="00323C4A">
                <w:rPr>
                  <w:b w:val="0"/>
                  <w:bCs w:val="0"/>
                  <w:sz w:val="20"/>
                  <w:szCs w:val="20"/>
                  <w:rPrChange w:id="17" w:author="Giannakopoulou Evangelia" w:date="2024-04-15T12:27:00Z">
                    <w:rPr>
                      <w:sz w:val="20"/>
                      <w:szCs w:val="20"/>
                    </w:rPr>
                  </w:rPrChange>
                </w:rPr>
                <w:t>. Conditions where additional time may be required include differences in scope, effective number of personnel, etc.</w:t>
              </w:r>
            </w:ins>
          </w:p>
        </w:tc>
      </w:tr>
    </w:tbl>
    <w:p w14:paraId="56AE5A4C" w14:textId="77777777" w:rsidR="00456180" w:rsidRPr="006722BF" w:rsidRDefault="00456180" w:rsidP="00456180">
      <w:pPr>
        <w:rPr>
          <w:sz w:val="14"/>
        </w:rPr>
      </w:pPr>
    </w:p>
    <w:p w14:paraId="270AAD15" w14:textId="270A463F" w:rsidR="00D66440" w:rsidRDefault="00D66440"/>
    <w:p w14:paraId="5035A3E5" w14:textId="77777777" w:rsidR="00D624A2" w:rsidRDefault="00D624A2"/>
    <w:sectPr w:rsidR="00D624A2" w:rsidSect="00E469DF">
      <w:headerReference w:type="even" r:id="rId12"/>
      <w:headerReference w:type="default" r:id="rId13"/>
      <w:footerReference w:type="even" r:id="rId14"/>
      <w:footerReference w:type="default" r:id="rId15"/>
      <w:headerReference w:type="first" r:id="rId16"/>
      <w:footerReference w:type="first" r:id="rId17"/>
      <w:pgSz w:w="16838" w:h="11906" w:orient="landscape"/>
      <w:pgMar w:top="1560" w:right="964" w:bottom="993" w:left="1134"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44952" w14:textId="77777777" w:rsidR="00BE187E" w:rsidRDefault="00BE187E">
      <w:pPr>
        <w:spacing w:after="0" w:line="240" w:lineRule="auto"/>
      </w:pPr>
      <w:r>
        <w:separator/>
      </w:r>
    </w:p>
  </w:endnote>
  <w:endnote w:type="continuationSeparator" w:id="0">
    <w:p w14:paraId="121FD1B3" w14:textId="77777777" w:rsidR="00BE187E" w:rsidRDefault="00BE1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29695" w14:textId="77777777" w:rsidR="00323C4A" w:rsidRDefault="00323C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Web2"/>
      <w:tblW w:w="15026" w:type="dxa"/>
      <w:tblInd w:w="21" w:type="dxa"/>
      <w:tblLayout w:type="fixed"/>
      <w:tblLook w:val="01E0" w:firstRow="1" w:lastRow="1" w:firstColumn="1" w:lastColumn="1" w:noHBand="0" w:noVBand="0"/>
    </w:tblPr>
    <w:tblGrid>
      <w:gridCol w:w="3828"/>
      <w:gridCol w:w="3685"/>
      <w:gridCol w:w="3756"/>
      <w:gridCol w:w="3757"/>
    </w:tblGrid>
    <w:tr w:rsidR="00B8297C" w:rsidRPr="00007EB2" w14:paraId="2C2FA9D6" w14:textId="77777777" w:rsidTr="00627C63">
      <w:trPr>
        <w:cnfStyle w:val="100000000000" w:firstRow="1" w:lastRow="0" w:firstColumn="0" w:lastColumn="0" w:oddVBand="0" w:evenVBand="0" w:oddHBand="0" w:evenHBand="0" w:firstRowFirstColumn="0" w:firstRowLastColumn="0" w:lastRowFirstColumn="0" w:lastRowLastColumn="0"/>
      </w:trPr>
      <w:tc>
        <w:tcPr>
          <w:tcW w:w="3768" w:type="dxa"/>
          <w:vAlign w:val="center"/>
        </w:tcPr>
        <w:p w14:paraId="7390198D" w14:textId="3EB7A7DB" w:rsidR="00323C4A" w:rsidRPr="00627C63" w:rsidRDefault="00627C63" w:rsidP="004F52A6">
          <w:pPr>
            <w:pStyle w:val="Footer"/>
            <w:tabs>
              <w:tab w:val="left" w:pos="5201"/>
            </w:tabs>
            <w:spacing w:before="0"/>
            <w:ind w:left="-108"/>
            <w:rPr>
              <w:rFonts w:ascii="Arial" w:hAnsi="Arial" w:cs="Arial"/>
              <w:sz w:val="16"/>
              <w:szCs w:val="16"/>
            </w:rPr>
          </w:pPr>
          <w:r w:rsidRPr="00627C63">
            <w:rPr>
              <w:rFonts w:ascii="Arial" w:hAnsi="Arial" w:cs="Arial"/>
              <w:sz w:val="16"/>
              <w:szCs w:val="16"/>
            </w:rPr>
            <w:fldChar w:fldCharType="begin"/>
          </w:r>
          <w:r w:rsidRPr="00627C63">
            <w:rPr>
              <w:rFonts w:ascii="Arial" w:hAnsi="Arial" w:cs="Arial"/>
              <w:sz w:val="16"/>
              <w:szCs w:val="16"/>
            </w:rPr>
            <w:instrText xml:space="preserve"> FILENAME   \* MERGEFORMAT </w:instrText>
          </w:r>
          <w:r w:rsidRPr="00627C63">
            <w:rPr>
              <w:rFonts w:ascii="Arial" w:hAnsi="Arial" w:cs="Arial"/>
              <w:sz w:val="16"/>
              <w:szCs w:val="16"/>
            </w:rPr>
            <w:fldChar w:fldCharType="separate"/>
          </w:r>
          <w:r w:rsidRPr="00627C63">
            <w:rPr>
              <w:rFonts w:ascii="Arial" w:hAnsi="Arial" w:cs="Arial"/>
              <w:noProof/>
              <w:sz w:val="16"/>
              <w:szCs w:val="16"/>
            </w:rPr>
            <w:t>VB-BA-ZET-MS-All-003-Ann-MDC-13485-EN.docx</w:t>
          </w:r>
          <w:r w:rsidRPr="00627C63">
            <w:rPr>
              <w:rFonts w:ascii="Arial" w:hAnsi="Arial" w:cs="Arial"/>
              <w:sz w:val="16"/>
              <w:szCs w:val="16"/>
            </w:rPr>
            <w:fldChar w:fldCharType="end"/>
          </w:r>
        </w:p>
      </w:tc>
      <w:tc>
        <w:tcPr>
          <w:tcW w:w="3645" w:type="dxa"/>
          <w:vAlign w:val="center"/>
        </w:tcPr>
        <w:p w14:paraId="7A313D3D" w14:textId="019EFC2C" w:rsidR="00323C4A"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Revision: </w:t>
          </w:r>
          <w:del w:id="18" w:author="Giannakopoulou Evangelia" w:date="2024-04-15T12:27:00Z">
            <w:r w:rsidDel="00323C4A">
              <w:rPr>
                <w:rFonts w:ascii="Arial" w:hAnsi="Arial" w:cs="Arial"/>
                <w:sz w:val="16"/>
              </w:rPr>
              <w:delText>00</w:delText>
            </w:r>
          </w:del>
          <w:ins w:id="19" w:author="Giannakopoulou Evangelia" w:date="2024-04-15T12:27:00Z">
            <w:r w:rsidR="00323C4A">
              <w:rPr>
                <w:rFonts w:ascii="Arial" w:hAnsi="Arial" w:cs="Arial"/>
                <w:sz w:val="16"/>
              </w:rPr>
              <w:t>0</w:t>
            </w:r>
            <w:r w:rsidR="00323C4A">
              <w:rPr>
                <w:rFonts w:ascii="Arial" w:hAnsi="Arial" w:cs="Arial"/>
                <w:sz w:val="16"/>
              </w:rPr>
              <w:t>1_15.04.2024</w:t>
            </w:r>
          </w:ins>
        </w:p>
      </w:tc>
      <w:tc>
        <w:tcPr>
          <w:tcW w:w="3716" w:type="dxa"/>
          <w:vAlign w:val="center"/>
        </w:tcPr>
        <w:p w14:paraId="4E0759A6" w14:textId="77777777" w:rsidR="00323C4A"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VKL: </w:t>
          </w:r>
          <w:r>
            <w:rPr>
              <w:rFonts w:ascii="Arial" w:hAnsi="Arial" w:cs="Arial"/>
              <w:sz w:val="16"/>
            </w:rPr>
            <w:t>Internal</w:t>
          </w:r>
        </w:p>
      </w:tc>
      <w:tc>
        <w:tcPr>
          <w:tcW w:w="3697" w:type="dxa"/>
          <w:vAlign w:val="center"/>
        </w:tcPr>
        <w:p w14:paraId="0B072553" w14:textId="77777777" w:rsidR="00323C4A" w:rsidRPr="00DF2E04" w:rsidRDefault="00456180" w:rsidP="004F52A6">
          <w:pPr>
            <w:pStyle w:val="Footer"/>
            <w:tabs>
              <w:tab w:val="left" w:pos="5201"/>
            </w:tabs>
            <w:spacing w:before="0"/>
            <w:ind w:left="-108"/>
            <w:jc w:val="right"/>
            <w:rPr>
              <w:rFonts w:ascii="Arial" w:hAnsi="Arial" w:cs="Arial"/>
              <w:sz w:val="16"/>
            </w:rPr>
          </w:pPr>
          <w:r>
            <w:rPr>
              <w:rFonts w:ascii="Arial" w:hAnsi="Arial" w:cs="Arial"/>
              <w:sz w:val="16"/>
            </w:rPr>
            <w:t>Page</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PAGE  \* Arabic  \* MERGEFORMAT</w:instrText>
          </w:r>
          <w:r w:rsidRPr="00007EB2">
            <w:rPr>
              <w:rFonts w:ascii="Arial" w:hAnsi="Arial" w:cs="Arial"/>
              <w:sz w:val="16"/>
            </w:rPr>
            <w:fldChar w:fldCharType="separate"/>
          </w:r>
          <w:r>
            <w:rPr>
              <w:rFonts w:ascii="Arial" w:hAnsi="Arial" w:cs="Arial"/>
              <w:noProof/>
              <w:sz w:val="16"/>
            </w:rPr>
            <w:t>3</w:t>
          </w:r>
          <w:r w:rsidRPr="00007EB2">
            <w:rPr>
              <w:rFonts w:ascii="Arial" w:hAnsi="Arial" w:cs="Arial"/>
              <w:sz w:val="16"/>
            </w:rPr>
            <w:fldChar w:fldCharType="end"/>
          </w:r>
          <w:r w:rsidRPr="00DF2E04">
            <w:rPr>
              <w:rFonts w:ascii="Arial" w:hAnsi="Arial" w:cs="Arial"/>
              <w:sz w:val="16"/>
            </w:rPr>
            <w:t xml:space="preserve"> </w:t>
          </w:r>
          <w:r>
            <w:rPr>
              <w:rFonts w:ascii="Arial" w:hAnsi="Arial" w:cs="Arial"/>
              <w:sz w:val="16"/>
            </w:rPr>
            <w:t>of</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NUMPAGES  \* Arabic  \* MERGEFORMAT</w:instrText>
          </w:r>
          <w:r w:rsidRPr="00007EB2">
            <w:rPr>
              <w:rFonts w:ascii="Arial" w:hAnsi="Arial" w:cs="Arial"/>
              <w:sz w:val="16"/>
            </w:rPr>
            <w:fldChar w:fldCharType="separate"/>
          </w:r>
          <w:r>
            <w:rPr>
              <w:rFonts w:ascii="Arial" w:hAnsi="Arial" w:cs="Arial"/>
              <w:noProof/>
              <w:sz w:val="16"/>
            </w:rPr>
            <w:t>5</w:t>
          </w:r>
          <w:r w:rsidRPr="00007EB2">
            <w:rPr>
              <w:rFonts w:ascii="Arial" w:hAnsi="Arial" w:cs="Arial"/>
              <w:sz w:val="16"/>
            </w:rPr>
            <w:fldChar w:fldCharType="end"/>
          </w:r>
        </w:p>
      </w:tc>
    </w:tr>
  </w:tbl>
  <w:p w14:paraId="3B933190" w14:textId="77777777" w:rsidR="00323C4A" w:rsidRDefault="00323C4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0B64" w14:textId="77777777" w:rsidR="00323C4A" w:rsidRDefault="00323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DB905" w14:textId="77777777" w:rsidR="00BE187E" w:rsidRDefault="00BE187E">
      <w:pPr>
        <w:spacing w:after="0" w:line="240" w:lineRule="auto"/>
      </w:pPr>
      <w:r>
        <w:separator/>
      </w:r>
    </w:p>
  </w:footnote>
  <w:footnote w:type="continuationSeparator" w:id="0">
    <w:p w14:paraId="17CD3E6A" w14:textId="77777777" w:rsidR="00BE187E" w:rsidRDefault="00BE1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A4066" w14:textId="77777777" w:rsidR="00323C4A" w:rsidRDefault="00323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Web2"/>
      <w:tblW w:w="5000" w:type="pct"/>
      <w:tblInd w:w="21" w:type="dxa"/>
      <w:tblLook w:val="01E0" w:firstRow="1" w:lastRow="1" w:firstColumn="1" w:lastColumn="1" w:noHBand="0" w:noVBand="0"/>
    </w:tblPr>
    <w:tblGrid>
      <w:gridCol w:w="12570"/>
      <w:gridCol w:w="2496"/>
    </w:tblGrid>
    <w:tr w:rsidR="00B8297C" w:rsidRPr="001E41AD" w14:paraId="4E4AAA4A" w14:textId="77777777" w:rsidTr="00B8297C">
      <w:trPr>
        <w:cnfStyle w:val="100000000000" w:firstRow="1" w:lastRow="0" w:firstColumn="0" w:lastColumn="0" w:oddVBand="0" w:evenVBand="0" w:oddHBand="0" w:evenHBand="0" w:firstRowFirstColumn="0" w:firstRowLastColumn="0" w:lastRowFirstColumn="0" w:lastRowLastColumn="0"/>
        <w:trHeight w:val="498"/>
      </w:trPr>
      <w:tc>
        <w:tcPr>
          <w:tcW w:w="4152" w:type="pct"/>
          <w:vAlign w:val="center"/>
        </w:tcPr>
        <w:p w14:paraId="53BC2E34" w14:textId="3D0AB7CF" w:rsidR="00323C4A" w:rsidRPr="00B742C5" w:rsidRDefault="00456180" w:rsidP="002C63EE">
          <w:pPr>
            <w:pStyle w:val="Title"/>
            <w:spacing w:before="0" w:after="0" w:line="240" w:lineRule="auto"/>
            <w:ind w:left="-161"/>
            <w:rPr>
              <w:sz w:val="28"/>
              <w:szCs w:val="28"/>
              <w:lang w:val="en-GB"/>
            </w:rPr>
          </w:pPr>
          <w:r>
            <w:rPr>
              <w:sz w:val="22"/>
              <w:szCs w:val="28"/>
              <w:lang w:val="en-GB"/>
            </w:rPr>
            <w:t xml:space="preserve">Annex </w:t>
          </w:r>
          <w:r w:rsidR="006C137F">
            <w:rPr>
              <w:sz w:val="22"/>
              <w:szCs w:val="28"/>
              <w:lang w:val="en-GB"/>
            </w:rPr>
            <w:t>ISO 13485</w:t>
          </w:r>
          <w:r>
            <w:rPr>
              <w:sz w:val="22"/>
              <w:szCs w:val="28"/>
              <w:lang w:val="en-GB"/>
            </w:rPr>
            <w:t xml:space="preserve"> to Person Days Calculation</w:t>
          </w:r>
        </w:p>
      </w:tc>
      <w:tc>
        <w:tcPr>
          <w:tcW w:w="808" w:type="pct"/>
          <w:vMerge w:val="restart"/>
          <w:vAlign w:val="center"/>
        </w:tcPr>
        <w:p w14:paraId="75455F39" w14:textId="77777777" w:rsidR="00323C4A" w:rsidRPr="00B742C5" w:rsidRDefault="00456180" w:rsidP="006B138E">
          <w:pPr>
            <w:pStyle w:val="Title"/>
            <w:spacing w:before="0" w:after="0" w:line="240" w:lineRule="auto"/>
            <w:rPr>
              <w:sz w:val="24"/>
              <w:szCs w:val="24"/>
              <w:lang w:val="en-GB"/>
            </w:rPr>
          </w:pPr>
          <w:r w:rsidRPr="00592E46">
            <w:rPr>
              <w:noProof/>
              <w:sz w:val="24"/>
              <w:szCs w:val="24"/>
              <w:lang w:val="de-AT" w:eastAsia="de-AT"/>
            </w:rPr>
            <w:drawing>
              <wp:anchor distT="0" distB="0" distL="114300" distR="114300" simplePos="0" relativeHeight="251667968" behindDoc="1" locked="0" layoutInCell="1" allowOverlap="1" wp14:anchorId="11489421" wp14:editId="2CD3F5B7">
                <wp:simplePos x="0" y="0"/>
                <wp:positionH relativeFrom="column">
                  <wp:posOffset>228600</wp:posOffset>
                </wp:positionH>
                <wp:positionV relativeFrom="paragraph">
                  <wp:posOffset>-700405</wp:posOffset>
                </wp:positionV>
                <wp:extent cx="967740" cy="542925"/>
                <wp:effectExtent l="0" t="0" r="3810" b="9525"/>
                <wp:wrapThrough wrapText="bothSides">
                  <wp:wrapPolygon edited="0">
                    <wp:start x="0" y="0"/>
                    <wp:lineTo x="0" y="21221"/>
                    <wp:lineTo x="21260" y="21221"/>
                    <wp:lineTo x="21260" y="0"/>
                    <wp:lineTo x="0" y="0"/>
                  </wp:wrapPolygon>
                </wp:wrapThrough>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542925"/>
                        </a:xfrm>
                        <a:prstGeom prst="rect">
                          <a:avLst/>
                        </a:prstGeom>
                      </pic:spPr>
                    </pic:pic>
                  </a:graphicData>
                </a:graphic>
                <wp14:sizeRelH relativeFrom="page">
                  <wp14:pctWidth>0</wp14:pctWidth>
                </wp14:sizeRelH>
                <wp14:sizeRelV relativeFrom="page">
                  <wp14:pctHeight>0</wp14:pctHeight>
                </wp14:sizeRelV>
              </wp:anchor>
            </w:drawing>
          </w:r>
        </w:p>
        <w:p w14:paraId="016301DA" w14:textId="77777777" w:rsidR="00323C4A" w:rsidRPr="00B742C5" w:rsidRDefault="00323C4A" w:rsidP="006B138E">
          <w:pPr>
            <w:pStyle w:val="Title"/>
            <w:spacing w:before="0" w:after="0" w:line="240" w:lineRule="auto"/>
            <w:jc w:val="left"/>
            <w:rPr>
              <w:sz w:val="24"/>
              <w:szCs w:val="24"/>
              <w:lang w:val="en-GB"/>
            </w:rPr>
          </w:pPr>
        </w:p>
      </w:tc>
    </w:tr>
    <w:tr w:rsidR="00B8297C" w:rsidRPr="001E41AD" w14:paraId="03946323" w14:textId="77777777" w:rsidTr="00A63C14">
      <w:trPr>
        <w:trHeight w:val="639"/>
      </w:trPr>
      <w:tc>
        <w:tcPr>
          <w:tcW w:w="4152" w:type="pct"/>
          <w:vAlign w:val="center"/>
        </w:tcPr>
        <w:p w14:paraId="2173A52A" w14:textId="3445AF02" w:rsidR="00323C4A" w:rsidRPr="004056A0" w:rsidRDefault="00456180" w:rsidP="006B138E">
          <w:pPr>
            <w:pStyle w:val="Title"/>
            <w:spacing w:before="0" w:after="0" w:line="240" w:lineRule="auto"/>
            <w:rPr>
              <w:sz w:val="24"/>
              <w:szCs w:val="24"/>
              <w:lang w:val="en-GB"/>
            </w:rPr>
          </w:pPr>
          <w:r>
            <w:rPr>
              <w:sz w:val="16"/>
              <w:szCs w:val="20"/>
              <w:lang w:val="en-GB"/>
            </w:rPr>
            <w:t xml:space="preserve">TÜV AUSTRIA Group – Business </w:t>
          </w:r>
          <w:r w:rsidR="001731C5">
            <w:rPr>
              <w:sz w:val="16"/>
              <w:szCs w:val="20"/>
              <w:lang w:val="en-GB"/>
            </w:rPr>
            <w:t xml:space="preserve">Assurance </w:t>
          </w:r>
        </w:p>
      </w:tc>
      <w:tc>
        <w:tcPr>
          <w:tcW w:w="808" w:type="pct"/>
          <w:vMerge/>
          <w:vAlign w:val="center"/>
        </w:tcPr>
        <w:p w14:paraId="6C93F7C0" w14:textId="77777777" w:rsidR="00323C4A" w:rsidRPr="004056A0" w:rsidRDefault="00323C4A" w:rsidP="006B138E">
          <w:pPr>
            <w:pStyle w:val="Title"/>
            <w:spacing w:before="0" w:after="0" w:line="240" w:lineRule="auto"/>
            <w:rPr>
              <w:noProof/>
              <w:sz w:val="24"/>
              <w:szCs w:val="24"/>
              <w:lang w:val="en-GB" w:eastAsia="de-AT"/>
            </w:rPr>
          </w:pPr>
        </w:p>
      </w:tc>
    </w:tr>
  </w:tbl>
  <w:p w14:paraId="764BA16F" w14:textId="4E7D1EA0" w:rsidR="00A63C14" w:rsidRPr="00A63C14" w:rsidRDefault="00A63C14" w:rsidP="00A63C14">
    <w:pPr>
      <w:spacing w:after="0"/>
      <w:jc w:val="right"/>
      <w:rPr>
        <w:rFonts w:ascii="Arial" w:hAnsi="Arial" w:cs="Arial"/>
        <w:sz w:val="16"/>
        <w:szCs w:val="16"/>
      </w:rPr>
    </w:pPr>
    <w:r w:rsidRPr="00A63C14">
      <w:rPr>
        <w:rFonts w:ascii="Arial" w:hAnsi="Arial" w:cs="Arial"/>
        <w:sz w:val="16"/>
        <w:szCs w:val="16"/>
      </w:rPr>
      <w:t>KFM-002b, Rev.01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6CE17" w14:textId="77777777" w:rsidR="00323C4A" w:rsidRDefault="00323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30.75pt;height:31.5pt" o:bullet="t">
        <v:imagedata r:id="rId1" o:title="Haken_Klein"/>
      </v:shape>
    </w:pict>
  </w:numPicBullet>
  <w:numPicBullet w:numPicBulletId="1">
    <w:pict>
      <v:shape id="_x0000_i1061" type="#_x0000_t75" style="width:11.25pt;height:12pt" o:bullet="t">
        <v:imagedata r:id="rId2" o:title=""/>
      </v:shape>
    </w:pict>
  </w:numPicBullet>
  <w:abstractNum w:abstractNumId="0" w15:restartNumberingAfterBreak="0">
    <w:nsid w:val="FFFFFF89"/>
    <w:multiLevelType w:val="singleLevel"/>
    <w:tmpl w:val="EB1AF97E"/>
    <w:lvl w:ilvl="0">
      <w:start w:val="1"/>
      <w:numFmt w:val="bullet"/>
      <w:lvlText w:val=""/>
      <w:lvlPicBulletId w:val="1"/>
      <w:lvlJc w:val="left"/>
      <w:pPr>
        <w:tabs>
          <w:tab w:val="num" w:pos="340"/>
        </w:tabs>
        <w:ind w:left="340" w:hanging="340"/>
      </w:pPr>
      <w:rPr>
        <w:rFonts w:ascii="Symbol" w:hAnsi="Symbol" w:cs="Symbol" w:hint="default"/>
        <w:color w:val="auto"/>
      </w:rPr>
    </w:lvl>
  </w:abstractNum>
  <w:abstractNum w:abstractNumId="1" w15:restartNumberingAfterBreak="0">
    <w:nsid w:val="19306EF8"/>
    <w:multiLevelType w:val="hybridMultilevel"/>
    <w:tmpl w:val="C0E6E29C"/>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20DE1A47"/>
    <w:multiLevelType w:val="hybridMultilevel"/>
    <w:tmpl w:val="691A8C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99E4658"/>
    <w:multiLevelType w:val="hybridMultilevel"/>
    <w:tmpl w:val="BB6469E4"/>
    <w:lvl w:ilvl="0" w:tplc="5F2A6CD0">
      <w:start w:val="1"/>
      <w:numFmt w:val="lowerLetter"/>
      <w:lvlText w:val="%1."/>
      <w:lvlJc w:val="left"/>
      <w:pPr>
        <w:ind w:left="821" w:hanging="425"/>
      </w:pPr>
      <w:rPr>
        <w:rFonts w:ascii="Arial" w:eastAsia="Arial" w:hAnsi="Arial" w:hint="default"/>
        <w:spacing w:val="-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740919"/>
    <w:multiLevelType w:val="hybridMultilevel"/>
    <w:tmpl w:val="602C0A18"/>
    <w:lvl w:ilvl="0" w:tplc="81F407E6">
      <w:start w:val="1"/>
      <w:numFmt w:val="upperRoman"/>
      <w:lvlText w:val="%1)"/>
      <w:lvlJc w:val="left"/>
      <w:pPr>
        <w:ind w:left="394" w:hanging="284"/>
      </w:pPr>
      <w:rPr>
        <w:rFonts w:ascii="Arial" w:eastAsia="Arial" w:hAnsi="Arial" w:hint="default"/>
        <w:spacing w:val="1"/>
        <w:sz w:val="22"/>
        <w:szCs w:val="22"/>
      </w:rPr>
    </w:lvl>
    <w:lvl w:ilvl="1" w:tplc="5F2A6CD0">
      <w:start w:val="1"/>
      <w:numFmt w:val="lowerLetter"/>
      <w:lvlText w:val="%2."/>
      <w:lvlJc w:val="left"/>
      <w:pPr>
        <w:ind w:left="821" w:hanging="425"/>
      </w:pPr>
      <w:rPr>
        <w:rFonts w:ascii="Arial" w:eastAsia="Arial" w:hAnsi="Arial" w:hint="default"/>
        <w:spacing w:val="-1"/>
        <w:sz w:val="22"/>
        <w:szCs w:val="22"/>
      </w:rPr>
    </w:lvl>
    <w:lvl w:ilvl="2" w:tplc="DD800D12">
      <w:start w:val="1"/>
      <w:numFmt w:val="bullet"/>
      <w:lvlText w:val="•"/>
      <w:lvlJc w:val="left"/>
      <w:pPr>
        <w:ind w:left="821" w:hanging="425"/>
      </w:pPr>
      <w:rPr>
        <w:rFonts w:hint="default"/>
      </w:rPr>
    </w:lvl>
    <w:lvl w:ilvl="3" w:tplc="A9E2D0A0">
      <w:start w:val="1"/>
      <w:numFmt w:val="bullet"/>
      <w:lvlText w:val="•"/>
      <w:lvlJc w:val="left"/>
      <w:pPr>
        <w:ind w:left="1939" w:hanging="425"/>
      </w:pPr>
      <w:rPr>
        <w:rFonts w:hint="default"/>
      </w:rPr>
    </w:lvl>
    <w:lvl w:ilvl="4" w:tplc="1DE8BC5E">
      <w:start w:val="1"/>
      <w:numFmt w:val="bullet"/>
      <w:lvlText w:val="•"/>
      <w:lvlJc w:val="left"/>
      <w:pPr>
        <w:ind w:left="3057" w:hanging="425"/>
      </w:pPr>
      <w:rPr>
        <w:rFonts w:hint="default"/>
      </w:rPr>
    </w:lvl>
    <w:lvl w:ilvl="5" w:tplc="F216BD2E">
      <w:start w:val="1"/>
      <w:numFmt w:val="bullet"/>
      <w:lvlText w:val="•"/>
      <w:lvlJc w:val="left"/>
      <w:pPr>
        <w:ind w:left="4175" w:hanging="425"/>
      </w:pPr>
      <w:rPr>
        <w:rFonts w:hint="default"/>
      </w:rPr>
    </w:lvl>
    <w:lvl w:ilvl="6" w:tplc="3C26D496">
      <w:start w:val="1"/>
      <w:numFmt w:val="bullet"/>
      <w:lvlText w:val="•"/>
      <w:lvlJc w:val="left"/>
      <w:pPr>
        <w:ind w:left="5293" w:hanging="425"/>
      </w:pPr>
      <w:rPr>
        <w:rFonts w:hint="default"/>
      </w:rPr>
    </w:lvl>
    <w:lvl w:ilvl="7" w:tplc="F77857B6">
      <w:start w:val="1"/>
      <w:numFmt w:val="bullet"/>
      <w:lvlText w:val="•"/>
      <w:lvlJc w:val="left"/>
      <w:pPr>
        <w:ind w:left="6411" w:hanging="425"/>
      </w:pPr>
      <w:rPr>
        <w:rFonts w:hint="default"/>
      </w:rPr>
    </w:lvl>
    <w:lvl w:ilvl="8" w:tplc="5EFC7AE8">
      <w:start w:val="1"/>
      <w:numFmt w:val="bullet"/>
      <w:lvlText w:val="•"/>
      <w:lvlJc w:val="left"/>
      <w:pPr>
        <w:ind w:left="7530" w:hanging="425"/>
      </w:pPr>
      <w:rPr>
        <w:rFonts w:hint="default"/>
      </w:rPr>
    </w:lvl>
  </w:abstractNum>
  <w:abstractNum w:abstractNumId="5" w15:restartNumberingAfterBreak="0">
    <w:nsid w:val="3898624B"/>
    <w:multiLevelType w:val="hybridMultilevel"/>
    <w:tmpl w:val="26DE783A"/>
    <w:lvl w:ilvl="0" w:tplc="E384E9CC">
      <w:start w:val="1"/>
      <w:numFmt w:val="bullet"/>
      <w:lvlText w:val=""/>
      <w:lvlPicBulletId w:val="0"/>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E4E0298"/>
    <w:multiLevelType w:val="hybridMultilevel"/>
    <w:tmpl w:val="68EA47E4"/>
    <w:lvl w:ilvl="0" w:tplc="0408000F">
      <w:start w:val="1"/>
      <w:numFmt w:val="bullet"/>
      <w:lvlText w:val=""/>
      <w:lvlJc w:val="left"/>
      <w:pPr>
        <w:tabs>
          <w:tab w:val="num" w:pos="1080"/>
        </w:tabs>
        <w:ind w:left="1080" w:hanging="360"/>
      </w:pPr>
      <w:rPr>
        <w:rFonts w:ascii="Wingdings" w:hAnsi="Wingdings" w:hint="default"/>
      </w:rPr>
    </w:lvl>
    <w:lvl w:ilvl="1" w:tplc="04080019">
      <w:start w:val="1"/>
      <w:numFmt w:val="bullet"/>
      <w:lvlText w:val=""/>
      <w:lvlJc w:val="left"/>
      <w:pPr>
        <w:tabs>
          <w:tab w:val="num" w:pos="1440"/>
        </w:tabs>
        <w:ind w:left="1440" w:hanging="360"/>
      </w:pPr>
      <w:rPr>
        <w:rFonts w:ascii="Wingdings" w:hAnsi="Wingdings" w:hint="default"/>
      </w:rPr>
    </w:lvl>
    <w:lvl w:ilvl="2" w:tplc="0408001B" w:tentative="1">
      <w:start w:val="1"/>
      <w:numFmt w:val="bullet"/>
      <w:lvlText w:val=""/>
      <w:lvlJc w:val="left"/>
      <w:pPr>
        <w:tabs>
          <w:tab w:val="num" w:pos="2520"/>
        </w:tabs>
        <w:ind w:left="2520" w:hanging="360"/>
      </w:pPr>
      <w:rPr>
        <w:rFonts w:ascii="Wingdings" w:hAnsi="Wingdings" w:hint="default"/>
      </w:rPr>
    </w:lvl>
    <w:lvl w:ilvl="3" w:tplc="0408000F" w:tentative="1">
      <w:start w:val="1"/>
      <w:numFmt w:val="bullet"/>
      <w:lvlText w:val=""/>
      <w:lvlJc w:val="left"/>
      <w:pPr>
        <w:tabs>
          <w:tab w:val="num" w:pos="3240"/>
        </w:tabs>
        <w:ind w:left="3240" w:hanging="360"/>
      </w:pPr>
      <w:rPr>
        <w:rFonts w:ascii="Symbol" w:hAnsi="Symbol" w:hint="default"/>
      </w:rPr>
    </w:lvl>
    <w:lvl w:ilvl="4" w:tplc="04080019" w:tentative="1">
      <w:start w:val="1"/>
      <w:numFmt w:val="bullet"/>
      <w:lvlText w:val="o"/>
      <w:lvlJc w:val="left"/>
      <w:pPr>
        <w:tabs>
          <w:tab w:val="num" w:pos="3960"/>
        </w:tabs>
        <w:ind w:left="3960" w:hanging="360"/>
      </w:pPr>
      <w:rPr>
        <w:rFonts w:ascii="Courier New" w:hAnsi="Courier New" w:cs="Courier New" w:hint="default"/>
      </w:rPr>
    </w:lvl>
    <w:lvl w:ilvl="5" w:tplc="0408001B" w:tentative="1">
      <w:start w:val="1"/>
      <w:numFmt w:val="bullet"/>
      <w:lvlText w:val=""/>
      <w:lvlJc w:val="left"/>
      <w:pPr>
        <w:tabs>
          <w:tab w:val="num" w:pos="4680"/>
        </w:tabs>
        <w:ind w:left="4680" w:hanging="360"/>
      </w:pPr>
      <w:rPr>
        <w:rFonts w:ascii="Wingdings" w:hAnsi="Wingdings" w:hint="default"/>
      </w:rPr>
    </w:lvl>
    <w:lvl w:ilvl="6" w:tplc="0408000F" w:tentative="1">
      <w:start w:val="1"/>
      <w:numFmt w:val="bullet"/>
      <w:lvlText w:val=""/>
      <w:lvlJc w:val="left"/>
      <w:pPr>
        <w:tabs>
          <w:tab w:val="num" w:pos="5400"/>
        </w:tabs>
        <w:ind w:left="5400" w:hanging="360"/>
      </w:pPr>
      <w:rPr>
        <w:rFonts w:ascii="Symbol" w:hAnsi="Symbol" w:hint="default"/>
      </w:rPr>
    </w:lvl>
    <w:lvl w:ilvl="7" w:tplc="04080019" w:tentative="1">
      <w:start w:val="1"/>
      <w:numFmt w:val="bullet"/>
      <w:lvlText w:val="o"/>
      <w:lvlJc w:val="left"/>
      <w:pPr>
        <w:tabs>
          <w:tab w:val="num" w:pos="6120"/>
        </w:tabs>
        <w:ind w:left="6120" w:hanging="360"/>
      </w:pPr>
      <w:rPr>
        <w:rFonts w:ascii="Courier New" w:hAnsi="Courier New" w:cs="Courier New" w:hint="default"/>
      </w:rPr>
    </w:lvl>
    <w:lvl w:ilvl="8" w:tplc="0408001B"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49910913"/>
    <w:multiLevelType w:val="hybridMultilevel"/>
    <w:tmpl w:val="8814D180"/>
    <w:lvl w:ilvl="0" w:tplc="04080001">
      <w:start w:val="1"/>
      <w:numFmt w:val="bullet"/>
      <w:lvlText w:val=""/>
      <w:lvlJc w:val="left"/>
      <w:pPr>
        <w:ind w:left="1080" w:hanging="720"/>
      </w:pPr>
      <w:rPr>
        <w:rFonts w:ascii="Symbol" w:hAnsi="Symbol"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4F0E1187"/>
    <w:multiLevelType w:val="hybridMultilevel"/>
    <w:tmpl w:val="40E63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1A6E94"/>
    <w:multiLevelType w:val="hybridMultilevel"/>
    <w:tmpl w:val="05E683F6"/>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6B11410D"/>
    <w:multiLevelType w:val="hybridMultilevel"/>
    <w:tmpl w:val="9A02E2E6"/>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758C5339"/>
    <w:multiLevelType w:val="hybridMultilevel"/>
    <w:tmpl w:val="F6884458"/>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342124896">
    <w:abstractNumId w:val="5"/>
  </w:num>
  <w:num w:numId="2" w16cid:durableId="1075856654">
    <w:abstractNumId w:val="2"/>
  </w:num>
  <w:num w:numId="3" w16cid:durableId="1868328859">
    <w:abstractNumId w:val="0"/>
  </w:num>
  <w:num w:numId="4" w16cid:durableId="1975286395">
    <w:abstractNumId w:val="8"/>
  </w:num>
  <w:num w:numId="5" w16cid:durableId="1619214858">
    <w:abstractNumId w:val="6"/>
  </w:num>
  <w:num w:numId="6" w16cid:durableId="1492793507">
    <w:abstractNumId w:val="4"/>
  </w:num>
  <w:num w:numId="7" w16cid:durableId="1730764728">
    <w:abstractNumId w:val="3"/>
  </w:num>
  <w:num w:numId="8" w16cid:durableId="920408380">
    <w:abstractNumId w:val="1"/>
  </w:num>
  <w:num w:numId="9" w16cid:durableId="1274360722">
    <w:abstractNumId w:val="11"/>
  </w:num>
  <w:num w:numId="10" w16cid:durableId="2004165813">
    <w:abstractNumId w:val="7"/>
  </w:num>
  <w:num w:numId="11" w16cid:durableId="1841657849">
    <w:abstractNumId w:val="10"/>
  </w:num>
  <w:num w:numId="12" w16cid:durableId="154062458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iannakopoulou Evangelia">
    <w15:presenceInfo w15:providerId="AD" w15:userId="S-1-5-21-3709671517-2087743416-2442362742-13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456180"/>
    <w:rsid w:val="000A7F56"/>
    <w:rsid w:val="001731C5"/>
    <w:rsid w:val="00270405"/>
    <w:rsid w:val="00323C4A"/>
    <w:rsid w:val="0035183E"/>
    <w:rsid w:val="00456180"/>
    <w:rsid w:val="00497EAD"/>
    <w:rsid w:val="005B5D81"/>
    <w:rsid w:val="00627C63"/>
    <w:rsid w:val="006C137F"/>
    <w:rsid w:val="00A63C14"/>
    <w:rsid w:val="00AA60BA"/>
    <w:rsid w:val="00BE187E"/>
    <w:rsid w:val="00C85E71"/>
    <w:rsid w:val="00D363C6"/>
    <w:rsid w:val="00D624A2"/>
    <w:rsid w:val="00D6644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FDE9C"/>
  <w15:chartTrackingRefBased/>
  <w15:docId w15:val="{18D5DE6C-9A75-4A8A-A2BF-77E8BC10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180"/>
    <w:pPr>
      <w:widowControl w:val="0"/>
    </w:pPr>
    <w:rPr>
      <w:lang w:val="en-US"/>
    </w:rPr>
  </w:style>
  <w:style w:type="paragraph" w:styleId="Heading3">
    <w:name w:val="heading 3"/>
    <w:basedOn w:val="Normal"/>
    <w:next w:val="NormalIndent"/>
    <w:link w:val="Heading3Char"/>
    <w:qFormat/>
    <w:rsid w:val="00456180"/>
    <w:pPr>
      <w:widowControl/>
      <w:spacing w:after="0" w:line="240" w:lineRule="auto"/>
      <w:ind w:left="851" w:hanging="851"/>
      <w:outlineLvl w:val="2"/>
    </w:pPr>
    <w:rPr>
      <w:rFonts w:ascii="Arial" w:eastAsia="Times New Roman" w:hAnsi="Arial" w:cs="Arial"/>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56180"/>
    <w:rPr>
      <w:rFonts w:ascii="Arial" w:eastAsia="Times New Roman" w:hAnsi="Arial" w:cs="Arial"/>
      <w:b/>
      <w:bCs/>
      <w:sz w:val="24"/>
      <w:szCs w:val="24"/>
      <w:lang w:val="en-GB"/>
    </w:rPr>
  </w:style>
  <w:style w:type="paragraph" w:styleId="Header">
    <w:name w:val="header"/>
    <w:basedOn w:val="Normal"/>
    <w:link w:val="HeaderChar"/>
    <w:uiPriority w:val="99"/>
    <w:unhideWhenUsed/>
    <w:rsid w:val="00456180"/>
    <w:pPr>
      <w:tabs>
        <w:tab w:val="center" w:pos="4703"/>
        <w:tab w:val="right" w:pos="9406"/>
      </w:tabs>
      <w:spacing w:after="0" w:line="240" w:lineRule="auto"/>
    </w:pPr>
  </w:style>
  <w:style w:type="character" w:customStyle="1" w:styleId="HeaderChar">
    <w:name w:val="Header Char"/>
    <w:basedOn w:val="DefaultParagraphFont"/>
    <w:link w:val="Header"/>
    <w:uiPriority w:val="99"/>
    <w:rsid w:val="00456180"/>
    <w:rPr>
      <w:lang w:val="en-US"/>
    </w:rPr>
  </w:style>
  <w:style w:type="paragraph" w:styleId="Footer">
    <w:name w:val="footer"/>
    <w:basedOn w:val="Normal"/>
    <w:link w:val="FooterChar"/>
    <w:uiPriority w:val="99"/>
    <w:unhideWhenUsed/>
    <w:rsid w:val="00456180"/>
    <w:pPr>
      <w:tabs>
        <w:tab w:val="center" w:pos="4703"/>
        <w:tab w:val="right" w:pos="9406"/>
      </w:tabs>
      <w:spacing w:after="0" w:line="240" w:lineRule="auto"/>
    </w:pPr>
  </w:style>
  <w:style w:type="character" w:customStyle="1" w:styleId="FooterChar">
    <w:name w:val="Footer Char"/>
    <w:basedOn w:val="DefaultParagraphFont"/>
    <w:link w:val="Footer"/>
    <w:uiPriority w:val="99"/>
    <w:rsid w:val="00456180"/>
    <w:rPr>
      <w:lang w:val="en-US"/>
    </w:rPr>
  </w:style>
  <w:style w:type="paragraph" w:styleId="Title">
    <w:name w:val="Title"/>
    <w:basedOn w:val="Normal"/>
    <w:link w:val="TitleChar"/>
    <w:qFormat/>
    <w:rsid w:val="00456180"/>
    <w:pPr>
      <w:widowControl/>
      <w:spacing w:before="240" w:after="60" w:line="240" w:lineRule="atLeast"/>
      <w:jc w:val="center"/>
      <w:outlineLvl w:val="0"/>
    </w:pPr>
    <w:rPr>
      <w:rFonts w:ascii="Arial" w:eastAsia="Times New Roman" w:hAnsi="Arial" w:cs="Arial"/>
      <w:b/>
      <w:bCs/>
      <w:kern w:val="28"/>
      <w:sz w:val="48"/>
      <w:szCs w:val="32"/>
      <w:lang w:val="de-DE" w:eastAsia="de-DE"/>
    </w:rPr>
  </w:style>
  <w:style w:type="character" w:customStyle="1" w:styleId="TitleChar">
    <w:name w:val="Title Char"/>
    <w:basedOn w:val="DefaultParagraphFont"/>
    <w:link w:val="Title"/>
    <w:rsid w:val="00456180"/>
    <w:rPr>
      <w:rFonts w:ascii="Arial" w:eastAsia="Times New Roman" w:hAnsi="Arial" w:cs="Arial"/>
      <w:b/>
      <w:bCs/>
      <w:kern w:val="28"/>
      <w:sz w:val="48"/>
      <w:szCs w:val="32"/>
      <w:lang w:val="de-DE" w:eastAsia="de-DE"/>
    </w:rPr>
  </w:style>
  <w:style w:type="table" w:styleId="TableWeb2">
    <w:name w:val="Table Web 2"/>
    <w:basedOn w:val="TableNormal"/>
    <w:rsid w:val="00456180"/>
    <w:pPr>
      <w:spacing w:before="40" w:after="40" w:line="240" w:lineRule="auto"/>
    </w:pPr>
    <w:rPr>
      <w:rFonts w:ascii="Times New Roman" w:eastAsia="Times New Roman" w:hAnsi="Times New Roman" w:cs="Times New Roman"/>
      <w:sz w:val="20"/>
      <w:szCs w:val="20"/>
      <w:lang w:val="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semiHidden/>
    <w:rsid w:val="00456180"/>
    <w:pPr>
      <w:widowControl/>
      <w:tabs>
        <w:tab w:val="left" w:pos="2138"/>
        <w:tab w:val="left" w:pos="8505"/>
        <w:tab w:val="right" w:pos="8788"/>
      </w:tabs>
      <w:spacing w:before="20" w:after="20" w:line="240" w:lineRule="auto"/>
      <w:ind w:left="1843" w:right="851" w:hanging="851"/>
    </w:pPr>
    <w:rPr>
      <w:rFonts w:ascii="Arial" w:eastAsia="Times New Roman" w:hAnsi="Arial" w:cs="Arial"/>
      <w:sz w:val="24"/>
      <w:szCs w:val="24"/>
      <w:lang w:val="en-GB"/>
    </w:rPr>
  </w:style>
  <w:style w:type="paragraph" w:styleId="NormalIndent">
    <w:name w:val="Normal Indent"/>
    <w:basedOn w:val="Normal"/>
    <w:unhideWhenUsed/>
    <w:rsid w:val="00456180"/>
    <w:pPr>
      <w:ind w:left="720"/>
    </w:pPr>
  </w:style>
  <w:style w:type="paragraph" w:styleId="TOC4">
    <w:name w:val="toc 4"/>
    <w:basedOn w:val="Normal"/>
    <w:next w:val="Normal"/>
    <w:semiHidden/>
    <w:rsid w:val="00D624A2"/>
    <w:pPr>
      <w:widowControl/>
      <w:tabs>
        <w:tab w:val="left" w:pos="8505"/>
        <w:tab w:val="right" w:pos="8788"/>
      </w:tabs>
      <w:spacing w:after="0" w:line="240" w:lineRule="auto"/>
      <w:ind w:left="2268" w:right="851" w:hanging="851"/>
      <w:jc w:val="both"/>
    </w:pPr>
    <w:rPr>
      <w:rFonts w:ascii="Arial" w:eastAsia="Times New Roman" w:hAnsi="Arial" w:cs="Arial"/>
      <w:sz w:val="24"/>
      <w:szCs w:val="24"/>
      <w:lang w:val="en-GB"/>
    </w:rPr>
  </w:style>
  <w:style w:type="paragraph" w:styleId="BodyTextIndent3">
    <w:name w:val="Body Text Indent 3"/>
    <w:basedOn w:val="Normal"/>
    <w:link w:val="BodyTextIndent3Char"/>
    <w:rsid w:val="00D624A2"/>
    <w:pPr>
      <w:widowControl/>
      <w:spacing w:after="120" w:line="240" w:lineRule="auto"/>
      <w:ind w:left="283"/>
      <w:jc w:val="both"/>
    </w:pPr>
    <w:rPr>
      <w:rFonts w:ascii="Arial" w:eastAsia="Times New Roman" w:hAnsi="Arial" w:cs="Times New Roman"/>
      <w:sz w:val="16"/>
      <w:szCs w:val="16"/>
      <w:lang w:val="en-GB"/>
    </w:rPr>
  </w:style>
  <w:style w:type="character" w:customStyle="1" w:styleId="BodyTextIndent3Char">
    <w:name w:val="Body Text Indent 3 Char"/>
    <w:basedOn w:val="DefaultParagraphFont"/>
    <w:link w:val="BodyTextIndent3"/>
    <w:rsid w:val="00D624A2"/>
    <w:rPr>
      <w:rFonts w:ascii="Arial" w:eastAsia="Times New Roman" w:hAnsi="Arial" w:cs="Times New Roman"/>
      <w:sz w:val="16"/>
      <w:szCs w:val="16"/>
      <w:lang w:val="en-GB"/>
    </w:rPr>
  </w:style>
  <w:style w:type="paragraph" w:styleId="BodyTextIndent">
    <w:name w:val="Body Text Indent"/>
    <w:basedOn w:val="Normal"/>
    <w:link w:val="BodyTextIndentChar"/>
    <w:rsid w:val="00D624A2"/>
    <w:pPr>
      <w:widowControl/>
      <w:spacing w:after="0" w:line="240" w:lineRule="auto"/>
      <w:ind w:left="284" w:hanging="284"/>
      <w:jc w:val="both"/>
    </w:pPr>
    <w:rPr>
      <w:rFonts w:ascii="Arial" w:eastAsia="Times New Roman" w:hAnsi="Arial" w:cs="Arial"/>
      <w:sz w:val="24"/>
      <w:szCs w:val="24"/>
      <w:lang w:val="en-GB"/>
    </w:rPr>
  </w:style>
  <w:style w:type="character" w:customStyle="1" w:styleId="BodyTextIndentChar">
    <w:name w:val="Body Text Indent Char"/>
    <w:basedOn w:val="DefaultParagraphFont"/>
    <w:link w:val="BodyTextIndent"/>
    <w:rsid w:val="00D624A2"/>
    <w:rPr>
      <w:rFonts w:ascii="Arial" w:eastAsia="Times New Roman" w:hAnsi="Arial" w:cs="Arial"/>
      <w:sz w:val="24"/>
      <w:szCs w:val="24"/>
      <w:lang w:val="en-GB"/>
    </w:rPr>
  </w:style>
  <w:style w:type="paragraph" w:styleId="TOC5">
    <w:name w:val="toc 5"/>
    <w:basedOn w:val="Normal"/>
    <w:next w:val="Normal"/>
    <w:semiHidden/>
    <w:rsid w:val="00D624A2"/>
    <w:pPr>
      <w:widowControl/>
      <w:tabs>
        <w:tab w:val="right" w:pos="8788"/>
      </w:tabs>
      <w:spacing w:after="0" w:line="240" w:lineRule="auto"/>
      <w:ind w:left="960"/>
      <w:jc w:val="both"/>
    </w:pPr>
    <w:rPr>
      <w:rFonts w:ascii="Arial" w:eastAsia="Times New Roman" w:hAnsi="Arial" w:cs="Arial"/>
      <w:sz w:val="24"/>
      <w:szCs w:val="24"/>
      <w:lang w:val="en-GB"/>
    </w:rPr>
  </w:style>
  <w:style w:type="paragraph" w:styleId="BodyText">
    <w:name w:val="Body Text"/>
    <w:basedOn w:val="Normal"/>
    <w:link w:val="BodyTextChar"/>
    <w:rsid w:val="00D624A2"/>
    <w:pPr>
      <w:widowControl/>
      <w:numPr>
        <w:ilvl w:val="12"/>
      </w:numPr>
      <w:spacing w:after="0" w:line="240" w:lineRule="auto"/>
      <w:jc w:val="both"/>
    </w:pPr>
    <w:rPr>
      <w:rFonts w:ascii="Arial" w:eastAsia="Times New Roman" w:hAnsi="Arial" w:cs="Arial"/>
      <w:color w:val="000000"/>
      <w:sz w:val="24"/>
      <w:szCs w:val="24"/>
      <w:lang w:val="en-GB"/>
    </w:rPr>
  </w:style>
  <w:style w:type="character" w:customStyle="1" w:styleId="BodyTextChar">
    <w:name w:val="Body Text Char"/>
    <w:basedOn w:val="DefaultParagraphFont"/>
    <w:link w:val="BodyText"/>
    <w:rsid w:val="00D624A2"/>
    <w:rPr>
      <w:rFonts w:ascii="Arial" w:eastAsia="Times New Roman" w:hAnsi="Arial" w:cs="Arial"/>
      <w:color w:val="000000"/>
      <w:sz w:val="24"/>
      <w:szCs w:val="24"/>
      <w:lang w:val="en-GB"/>
    </w:rPr>
  </w:style>
  <w:style w:type="paragraph" w:customStyle="1" w:styleId="Default">
    <w:name w:val="Default"/>
    <w:rsid w:val="00D624A2"/>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customStyle="1" w:styleId="longtext">
    <w:name w:val="long_text"/>
    <w:basedOn w:val="DefaultParagraphFont"/>
    <w:rsid w:val="00497EAD"/>
  </w:style>
  <w:style w:type="paragraph" w:customStyle="1" w:styleId="Stan-abb">
    <w:name w:val="Stan-abb"/>
    <w:basedOn w:val="Normal"/>
    <w:rsid w:val="00497EAD"/>
    <w:pPr>
      <w:widowControl/>
      <w:spacing w:after="0" w:line="240" w:lineRule="auto"/>
      <w:jc w:val="right"/>
    </w:pPr>
    <w:rPr>
      <w:rFonts w:ascii="Arial" w:eastAsia="Times New Roman" w:hAnsi="Arial" w:cs="Arial"/>
      <w:i/>
      <w:iCs/>
      <w:sz w:val="20"/>
      <w:szCs w:val="20"/>
      <w:lang w:val="en-GB"/>
    </w:rPr>
  </w:style>
  <w:style w:type="paragraph" w:styleId="ListParagraph">
    <w:name w:val="List Paragraph"/>
    <w:basedOn w:val="Normal"/>
    <w:uiPriority w:val="34"/>
    <w:qFormat/>
    <w:rsid w:val="00497EAD"/>
    <w:pPr>
      <w:ind w:left="720"/>
      <w:contextualSpacing/>
    </w:pPr>
  </w:style>
  <w:style w:type="paragraph" w:styleId="Revision">
    <w:name w:val="Revision"/>
    <w:hidden/>
    <w:uiPriority w:val="99"/>
    <w:semiHidden/>
    <w:rsid w:val="00323C4A"/>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Urls xmlns="http://schemas.microsoft.com/sharepoint/v3/contenttype/forms/url">
  <Edit>_layouts/15/Tuev.Khb/EditDoc.aspx</Edit>
</FormUrls>
</file>

<file path=customXml/item2.xml><?xml version="1.0" encoding="utf-8"?>
<?mso-contentType ?>
<p:Policy xmlns:p="office.server.policy" id="" local="true">
  <p:Name>TÜV-KHB-Dokument</p:Name>
  <p:Description/>
  <p:Statement/>
  <p:PolicyItems>
    <p:PolicyItem featureId="Microsoft.Office.RecordsManagement.PolicyFeatures.Expiration" staticId="0x0101000F0F40A61E79486BA522E556366FC50600D69DC16813CCAC4199E3748EC41310F8|954949083" UniqueId="3bdedc42-800b-4553-a32b-c4aadd7f3299">
      <p:Name>Retention</p:Name>
      <p:Description>Automatic scheduling of content for processing, and performing a retention action on content that has reached its due date.</p:Description>
      <p:CustomData>
        <Schedules nextStageId="3" default="false">
          <Schedule type="Default">
            <stages/>
          </Schedule>
          <Schedule type="Record">
            <stages>
              <data stageId="1">
                <formula id="Microsoft.Office.RecordsManagement.PolicyFeatures.Expiration.Formula.BuiltIn">
                  <number>0</number>
                  <property>_vti_ItemDeclaredRecord</property>
                  <propertyId>f9a44731-84eb-43a4-9973-cd2953ad8646</propertyId>
                  <period>days</period>
                </formula>
                <action type="action" id="Microsoft.Office.RecordsManagement.PolicyFeatures.Expiration.Action.SubmitFileCopy" destnExplanation="Transferred due to organizational policy" destnId="df2c2317-87ae-44b2-b8ad-9bbe479565cf" destnName="KHB-Archiv" destnUrl="https://portal.tuev.at/sites/khbArchiv/_vti_bin/OfficialFile.asmx"/>
              </data>
              <data stageId="2">
                <formula id="Microsoft.Office.RecordsManagement.PolicyFeatures.Expiration.Formula.BuiltIn">
                  <number>5</number>
                  <property>KHBLetzteGenehmigung</property>
                  <propertyId>992c2c04-de43-4002-b7b1-d8573c69f232</propertyId>
                  <period>years</period>
                </formula>
                <action type="workflow" id="722df3cc-9316-4e79-bec0-87bb6aafc693"/>
              </data>
            </stages>
          </Schedule>
        </Schedules>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TÜV-KHB-Dokument" ma:contentTypeID="0x0101000F0F40A61E79486BA522E556366FC50600D69DC16813CCAC4199E3748EC41310F8" ma:contentTypeVersion="38" ma:contentTypeDescription="Inhaltstyp für Dokumente des Konzernhandbuchs" ma:contentTypeScope="" ma:versionID="dff5f5c7dd9aced2e87f745358157381">
  <xsd:schema xmlns:xsd="http://www.w3.org/2001/XMLSchema" xmlns:xs="http://www.w3.org/2001/XMLSchema" xmlns:p="http://schemas.microsoft.com/office/2006/metadata/properties" xmlns:ns1="http://schemas.microsoft.com/sharepoint/v3" xmlns:ns2="c00a56e6-7cd9-4ba5-b32c-fa56f30030d6" xmlns:ns3="ff535a45-5d4a-4b51-b3c9-9fb22c47900e" xmlns:ns4="http://schemas.microsoft.com/sharepoint/v4" targetNamespace="http://schemas.microsoft.com/office/2006/metadata/properties" ma:root="true" ma:fieldsID="0829528e5e728066354fab3b28ebcc2e" ns1:_="" ns2:_="" ns3:_="" ns4:_="">
    <xsd:import namespace="http://schemas.microsoft.com/sharepoint/v3"/>
    <xsd:import namespace="c00a56e6-7cd9-4ba5-b32c-fa56f30030d6"/>
    <xsd:import namespace="ff535a45-5d4a-4b51-b3c9-9fb22c47900e"/>
    <xsd:import namespace="http://schemas.microsoft.com/sharepoint/v4"/>
    <xsd:element name="properties">
      <xsd:complexType>
        <xsd:sequence>
          <xsd:element name="documentManagement">
            <xsd:complexType>
              <xsd:all>
                <xsd:element ref="ns2:KHBRevision"/>
                <xsd:element ref="ns2:KHBErsteller"/>
                <xsd:element ref="ns2:KHBPruefer"/>
                <xsd:element ref="ns2:KHBFreigeber"/>
                <xsd:element ref="ns2:KHBGenehmigungskommentar" minOccurs="0"/>
                <xsd:element ref="ns2:KHBLetzteGenehmigung" minOccurs="0"/>
                <xsd:element ref="ns2:KHB_Status" minOccurs="0"/>
                <xsd:element ref="ns2:KHBDokumentenartTaxHTField0" minOccurs="0"/>
                <xsd:element ref="ns2:KHBStelleTaxHTField0" minOccurs="0"/>
                <xsd:element ref="ns2:KHBProduktbereicheTaxHTField0" minOccurs="0"/>
                <xsd:element ref="ns2:KHBDokumentSpracheTaxHTField0" minOccurs="0"/>
                <xsd:element ref="ns2:KHBFirmaTaxHTField0" minOccurs="0"/>
                <xsd:element ref="ns3:TaxCatchAll" minOccurs="0"/>
                <xsd:element ref="ns4:IconOverlay" minOccurs="0"/>
                <xsd:element ref="ns1:_vti_ItemDeclaredRecord" minOccurs="0"/>
                <xsd:element ref="ns1:_vti_ItemHoldRecordStatus" minOccurs="0"/>
                <xsd:element ref="ns1:_dlc_Exempt" minOccurs="0"/>
                <xsd:element ref="ns1:_dlc_ExpireDateSaved" minOccurs="0"/>
                <xsd:element ref="ns1:_dlc_ExpireDate" minOccurs="0"/>
                <xsd:element ref="ns2:KHBVertraulichkeitTaxHTField0" minOccurs="0"/>
                <xsd:element ref="ns2:G_x00fc_ltigkeit_x0020_b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8" nillable="true" ma:displayName="Deklarierter Datensatz" ma:hidden="true" ma:internalName="_vti_ItemDeclaredRecord" ma:readOnly="true">
      <xsd:simpleType>
        <xsd:restriction base="dms:DateTime"/>
      </xsd:simpleType>
    </xsd:element>
    <xsd:element name="_vti_ItemHoldRecordStatus" ma:index="29" nillable="true" ma:displayName="Halte- und Datensatzstatus" ma:decimals="0" ma:description="" ma:hidden="true" ma:indexed="true" ma:internalName="_vti_ItemHoldRecordStatus" ma:readOnly="true">
      <xsd:simpleType>
        <xsd:restriction base="dms:Unknown"/>
      </xsd:simpleType>
    </xsd:element>
    <xsd:element name="_dlc_Exempt" ma:index="30" nillable="true" ma:displayName="Von der Richtlinie ausgenommen" ma:hidden="true" ma:internalName="_dlc_Exempt" ma:readOnly="true">
      <xsd:simpleType>
        <xsd:restriction base="dms:Unknown"/>
      </xsd:simpleType>
    </xsd:element>
    <xsd:element name="_dlc_ExpireDateSaved" ma:index="31" nillable="true" ma:displayName="Ursprüngliches Ablaufdatum" ma:hidden="true" ma:internalName="_dlc_ExpireDateSaved" ma:readOnly="true">
      <xsd:simpleType>
        <xsd:restriction base="dms:DateTime"/>
      </xsd:simpleType>
    </xsd:element>
    <xsd:element name="_dlc_ExpireDate" ma:index="32" nillable="true" ma:displayName="Ablaufdatum"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00a56e6-7cd9-4ba5-b32c-fa56f30030d6" elementFormDefault="qualified">
    <xsd:import namespace="http://schemas.microsoft.com/office/2006/documentManagement/types"/>
    <xsd:import namespace="http://schemas.microsoft.com/office/infopath/2007/PartnerControls"/>
    <xsd:element name="KHBRevision" ma:index="8" ma:displayName="Revision" ma:internalName="KHBRevision">
      <xsd:simpleType>
        <xsd:restriction base="dms:Text">
          <xsd:maxLength value="255"/>
        </xsd:restriction>
      </xsd:simpleType>
    </xsd:element>
    <xsd:element name="KHBErsteller" ma:index="9" ma:displayName="Dokument Ersteller" ma:list="UserInfo" ma:internalName="KHBErstell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Pruefer" ma:index="10" ma:displayName="Prüfer" ma:list="UserInfo" ma:internalName="KHBPruef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Freigeber" ma:index="11" ma:displayName="Freigeber" ma:list="UserInfo" ma:internalName="KHBFreigeb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Genehmigungskommentar" ma:index="12" nillable="true" ma:displayName="Genehmigungskommentare" ma:internalName="KHBGenehmigungskommentar">
      <xsd:simpleType>
        <xsd:restriction base="dms:Note">
          <xsd:maxLength value="255"/>
        </xsd:restriction>
      </xsd:simpleType>
    </xsd:element>
    <xsd:element name="KHBLetzteGenehmigung" ma:index="13" nillable="true" ma:displayName="Letzte Genehmigung am" ma:format="DateOnly" ma:internalName="KHBLetzteGenehmigung">
      <xsd:simpleType>
        <xsd:restriction base="dms:DateTime"/>
      </xsd:simpleType>
    </xsd:element>
    <xsd:element name="KHB_Status" ma:index="14" nillable="true" ma:displayName="KHB Status" ma:default="Neu" ma:format="Dropdown" ma:internalName="KHB_Status">
      <xsd:simpleType>
        <xsd:restriction base="dms:Choice">
          <xsd:enumeration value="Neu"/>
          <xsd:enumeration value="in Prüfung"/>
          <xsd:enumeration value="in Genehmigung"/>
          <xsd:enumeration value="Genehmigt"/>
          <xsd:enumeration value="Abgelehnt"/>
        </xsd:restriction>
      </xsd:simpleType>
    </xsd:element>
    <xsd:element name="KHBDokumentenartTaxHTField0" ma:index="16" ma:taxonomy="true" ma:internalName="KHBDokumentenartTaxHTField0" ma:taxonomyFieldName="KHBDokumentenart" ma:displayName="Dokumentenart" ma:indexed="true" ma:readOnly="false" ma:default="" ma:fieldId="{23e981b8-f91f-4217-8daf-a413507c5e6a}" ma:sspId="3b356f4f-9e0a-477d-b0e5-a8223df53678" ma:termSetId="0d5e81bf-5cd1-47be-a642-33d10cab3a88" ma:anchorId="866c39fd-fbce-4c69-9d96-468b3eef65ad" ma:open="false" ma:isKeyword="false">
      <xsd:complexType>
        <xsd:sequence>
          <xsd:element ref="pc:Terms" minOccurs="0" maxOccurs="1"/>
        </xsd:sequence>
      </xsd:complexType>
    </xsd:element>
    <xsd:element name="KHBStelleTaxHTField0" ma:index="18" ma:taxonomy="true" ma:internalName="KHBStelleTaxHTField0" ma:taxonomyFieldName="KHBStelle" ma:displayName="Stelle" ma:readOnly="false" ma:default="" ma:fieldId="{35342673-e049-49d2-8c1a-94e416b91b38}" ma:taxonomyMulti="true" ma:sspId="3b356f4f-9e0a-477d-b0e5-a8223df53678" ma:termSetId="0d5e81bf-5cd1-47be-a642-33d10cab3a88" ma:anchorId="860a8300-c4ef-41eb-9a1d-ff653dafe496" ma:open="false" ma:isKeyword="false">
      <xsd:complexType>
        <xsd:sequence>
          <xsd:element ref="pc:Terms" minOccurs="0" maxOccurs="1"/>
        </xsd:sequence>
      </xsd:complexType>
    </xsd:element>
    <xsd:element name="KHBProduktbereicheTaxHTField0" ma:index="20" ma:taxonomy="true" ma:internalName="KHBProduktbereicheTaxHTField0" ma:taxonomyFieldName="KHBProduktbereiche" ma:displayName="Struktur KHB" ma:readOnly="false" ma:default="" ma:fieldId="{cb1e4da6-21a2-43bf-99f2-7b7ccd42a241}" ma:taxonomyMulti="true" ma:sspId="3b356f4f-9e0a-477d-b0e5-a8223df53678" ma:termSetId="2bd63278-500b-4df1-a8b6-0595c4e59828" ma:anchorId="00000000-0000-0000-0000-000000000000" ma:open="false" ma:isKeyword="false">
      <xsd:complexType>
        <xsd:sequence>
          <xsd:element ref="pc:Terms" minOccurs="0" maxOccurs="1"/>
        </xsd:sequence>
      </xsd:complexType>
    </xsd:element>
    <xsd:element name="KHBDokumentSpracheTaxHTField0" ma:index="22" ma:taxonomy="true" ma:internalName="KHBDokumentSpracheTaxHTField0" ma:taxonomyFieldName="KHBDokumentSprache" ma:displayName="Dokumentsprache" ma:readOnly="false" ma:default="" ma:fieldId="{e9333c74-828b-4636-b900-9ade91be680a}" ma:taxonomyMulti="true" ma:sspId="3b356f4f-9e0a-477d-b0e5-a8223df53678" ma:termSetId="0d5e81bf-5cd1-47be-a642-33d10cab3a88" ma:anchorId="7d4ff8e5-9e2a-433e-bf1d-1cfba646127d" ma:open="false" ma:isKeyword="false">
      <xsd:complexType>
        <xsd:sequence>
          <xsd:element ref="pc:Terms" minOccurs="0" maxOccurs="1"/>
        </xsd:sequence>
      </xsd:complexType>
    </xsd:element>
    <xsd:element name="KHBFirmaTaxHTField0" ma:index="24" ma:taxonomy="true" ma:internalName="KHBFirmaTaxHTField0" ma:taxonomyFieldName="KHBFirma" ma:displayName="Firma" ma:readOnly="false" ma:default="" ma:fieldId="{7056aa6f-355d-458a-b53f-58360682dd5c}" ma:taxonomyMulti="true" ma:sspId="3b356f4f-9e0a-477d-b0e5-a8223df53678" ma:termSetId="0d5e81bf-5cd1-47be-a642-33d10cab3a88" ma:anchorId="be1307d2-8577-44bf-923b-d20ca2fa2f8d" ma:open="false" ma:isKeyword="false">
      <xsd:complexType>
        <xsd:sequence>
          <xsd:element ref="pc:Terms" minOccurs="0" maxOccurs="1"/>
        </xsd:sequence>
      </xsd:complexType>
    </xsd:element>
    <xsd:element name="KHBVertraulichkeitTaxHTField0" ma:index="35" ma:taxonomy="true" ma:internalName="KHBVertraulichkeitTaxHTField0" ma:taxonomyFieldName="KHBVertraulichkeit" ma:displayName="Vertraulichkeitsklasse" ma:default="" ma:fieldId="{4c6e679c-8ade-40e3-926f-94ecfdc1557d}" ma:sspId="3b356f4f-9e0a-477d-b0e5-a8223df53678" ma:termSetId="0d5e81bf-5cd1-47be-a642-33d10cab3a88" ma:anchorId="338dcfc7-7234-4859-a1d9-ce929b3788c3" ma:open="false" ma:isKeyword="false">
      <xsd:complexType>
        <xsd:sequence>
          <xsd:element ref="pc:Terms" minOccurs="0" maxOccurs="1"/>
        </xsd:sequence>
      </xsd:complexType>
    </xsd:element>
    <xsd:element name="G_x00fc_ltigkeit_x0020_bis" ma:index="36" nillable="true" ma:displayName="Gültigkeit bis" ma:format="DateOnly" ma:internalName="G_x00fc_ltigkeit_x0020_bi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f535a45-5d4a-4b51-b3c9-9fb22c47900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462a6e03-e4c3-45e5-a167-6b15fe54dd60}" ma:internalName="TaxCatchAll" ma:showField="CatchAllData" ma:web="ff535a45-5d4a-4b51-b3c9-9fb22c4790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Inhaltstyp"/>
        <xsd:element ref="dc:title" minOccurs="0" maxOccurs="1" ma:index="1" ma:displayName="Grundlag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ff535a45-5d4a-4b51-b3c9-9fb22c47900e">
      <Value>14</Value>
      <Value>8</Value>
      <Value>54</Value>
      <Value>971</Value>
      <Value>18</Value>
      <Value>187</Value>
    </TaxCatchAll>
    <KHBLetzteGenehmigung xmlns="c00a56e6-7cd9-4ba5-b32c-fa56f30030d6">2021-02-21T23:00:00+00:00</KHBLetzteGenehmigung>
    <KHBErsteller xmlns="c00a56e6-7cd9-4ba5-b32c-fa56f30030d6">
      <UserInfo>
        <DisplayName>Angeloudis Charalampos</DisplayName>
        <AccountId>1198</AccountId>
        <AccountType/>
      </UserInfo>
    </KHBErsteller>
    <KHB_Status xmlns="c00a56e6-7cd9-4ba5-b32c-fa56f30030d6">Genehmigt</KHB_Status>
    <IconOverlay xmlns="http://schemas.microsoft.com/sharepoint/v4">|docx|lockoverlay.png</IconOverlay>
    <KHBGenehmigungskommentar xmlns="c00a56e6-7cd9-4ba5-b32c-fa56f30030d6">22.02.2021, 10:50 - Kallias Ioannis: Approved
14.12.2020, 06:46 - Karacsonyi Andreas: ok
02.12.2020, 13:32 - Ladich Alexander: i.O.
</KHBGenehmigungskommentar>
    <KHBFreigeber xmlns="c00a56e6-7cd9-4ba5-b32c-fa56f30030d6">
      <UserInfo>
        <DisplayName>Kallias Ioannis</DisplayName>
        <AccountId>1200</AccountId>
        <AccountType/>
      </UserInfo>
    </KHBFreigeber>
    <KHBStelleTaxHTField0 xmlns="c00a56e6-7cd9-4ba5-b32c-fa56f30030d6">
      <Terms xmlns="http://schemas.microsoft.com/office/infopath/2007/PartnerControls">
        <TermInfo xmlns="http://schemas.microsoft.com/office/infopath/2007/PartnerControls">
          <TermName xmlns="http://schemas.microsoft.com/office/infopath/2007/PartnerControls">MsZ (Managementsystem-Zertifizierung)</TermName>
          <TermId xmlns="http://schemas.microsoft.com/office/infopath/2007/PartnerControls">596843ea-554c-41dc-9f0a-3f7f0b14eee1</TermId>
        </TermInfo>
      </Terms>
    </KHBStelleTaxHTField0>
    <G_x00fc_ltigkeit_x0020_bis xmlns="c00a56e6-7cd9-4ba5-b32c-fa56f30030d6" xsi:nil="true"/>
    <KHBDokumentenartTaxHTField0 xmlns="c00a56e6-7cd9-4ba5-b32c-fa56f30030d6">
      <Terms xmlns="http://schemas.microsoft.com/office/infopath/2007/PartnerControls">
        <TermInfo xmlns="http://schemas.microsoft.com/office/infopath/2007/PartnerControls">
          <TermName xmlns="http://schemas.microsoft.com/office/infopath/2007/PartnerControls">VB (Verfahrensbeschreibung)</TermName>
          <TermId xmlns="http://schemas.microsoft.com/office/infopath/2007/PartnerControls">fec370b3-f5c8-4adc-a872-0ed54d1e3850</TermId>
        </TermInfo>
      </Terms>
    </KHBDokumentenartTaxHTField0>
    <KHBRevision xmlns="c00a56e6-7cd9-4ba5-b32c-fa56f30030d6">00</KHBRevision>
    <KHBPruefer xmlns="c00a56e6-7cd9-4ba5-b32c-fa56f30030d6">
      <UserInfo>
        <DisplayName>Karacsonyi Andreas;#172;#Ladich Alexander</DisplayName>
        <AccountId>195</AccountId>
        <AccountType/>
      </UserInfo>
    </KHBPruefer>
    <KHBDokumentSpracheTaxHTField0 xmlns="c00a56e6-7cd9-4ba5-b32c-fa56f30030d6">
      <Terms xmlns="http://schemas.microsoft.com/office/infopath/2007/PartnerControls">
        <TermInfo xmlns="http://schemas.microsoft.com/office/infopath/2007/PartnerControls">
          <TermName xmlns="http://schemas.microsoft.com/office/infopath/2007/PartnerControls">englisch</TermName>
          <TermId xmlns="http://schemas.microsoft.com/office/infopath/2007/PartnerControls">bf69c23f-91f4-4295-8ea7-b6bbb1f528c0</TermId>
        </TermInfo>
      </Terms>
    </KHBDokumentSpracheTaxHTField0>
    <KHBVertraulichkeitTaxHTField0 xmlns="c00a56e6-7cd9-4ba5-b32c-fa56f30030d6">
      <Terms xmlns="http://schemas.microsoft.com/office/infopath/2007/PartnerControls">
        <TermInfo xmlns="http://schemas.microsoft.com/office/infopath/2007/PartnerControls">
          <TermName xmlns="http://schemas.microsoft.com/office/infopath/2007/PartnerControls">intern</TermName>
          <TermId xmlns="http://schemas.microsoft.com/office/infopath/2007/PartnerControls">5e7178bd-2288-4456-a89a-6593a769b5ce</TermId>
        </TermInfo>
      </Terms>
    </KHBVertraulichkeitTaxHTField0>
    <KHBProduktbereicheTaxHTField0 xmlns="c00a56e6-7cd9-4ba5-b32c-fa56f30030d6">
      <Terms xmlns="http://schemas.microsoft.com/office/infopath/2007/PartnerControls">
        <TermInfo xmlns="http://schemas.microsoft.com/office/infopath/2007/PartnerControls">
          <TermName xmlns="http://schemas.microsoft.com/office/infopath/2007/PartnerControls">Procedures</TermName>
          <TermId xmlns="http://schemas.microsoft.com/office/infopath/2007/PartnerControls">836d8b0b-a68d-4993-9cdd-967439f5055a</TermId>
        </TermInfo>
      </Terms>
    </KHBProduktbereicheTaxHTField0>
    <KHBFirmaTaxHTField0 xmlns="c00a56e6-7cd9-4ba5-b32c-fa56f30030d6">
      <Terms xmlns="http://schemas.microsoft.com/office/infopath/2007/PartnerControls">
        <TermInfo xmlns="http://schemas.microsoft.com/office/infopath/2007/PartnerControls">
          <TermName xmlns="http://schemas.microsoft.com/office/infopath/2007/PartnerControls">TÜV AUSTRIA HELLAS Ltd.</TermName>
          <TermId xmlns="http://schemas.microsoft.com/office/infopath/2007/PartnerControls">82aeaaff-8348-40bf-b779-024b0ea58e40</TermId>
        </TermInfo>
      </Terms>
    </KHBFirmaTaxHTField0>
    <_dlc_ExpireDateSaved xmlns="http://schemas.microsoft.com/sharepoint/v3" xsi:nil="true"/>
    <_dlc_ExpireDate xmlns="http://schemas.microsoft.com/sharepoint/v3">2026-02-21T23:00:00+00:00</_dlc_ExpireDate>
    <_vti_ItemDeclaredRecord xmlns="http://schemas.microsoft.com/sharepoint/v3">2021-02-22T09:51:07+00:00</_vti_ItemDeclaredRecord>
    <_vti_ItemHoldRecordStatus xmlns="http://schemas.microsoft.com/sharepoint/v3">273</_vti_ItemHoldRecordStatus>
  </documentManagement>
</p:properties>
</file>

<file path=customXml/itemProps1.xml><?xml version="1.0" encoding="utf-8"?>
<ds:datastoreItem xmlns:ds="http://schemas.openxmlformats.org/officeDocument/2006/customXml" ds:itemID="{994C76D4-4B83-4D0B-B5FE-E25D38F40AFC}">
  <ds:schemaRefs>
    <ds:schemaRef ds:uri="http://schemas.microsoft.com/sharepoint/v3/contenttype/forms/url"/>
  </ds:schemaRefs>
</ds:datastoreItem>
</file>

<file path=customXml/itemProps2.xml><?xml version="1.0" encoding="utf-8"?>
<ds:datastoreItem xmlns:ds="http://schemas.openxmlformats.org/officeDocument/2006/customXml" ds:itemID="{630A76C0-6E7B-42F9-B1FC-CB8BA8EE9CE5}">
  <ds:schemaRefs>
    <ds:schemaRef ds:uri="office.server.policy"/>
  </ds:schemaRefs>
</ds:datastoreItem>
</file>

<file path=customXml/itemProps3.xml><?xml version="1.0" encoding="utf-8"?>
<ds:datastoreItem xmlns:ds="http://schemas.openxmlformats.org/officeDocument/2006/customXml" ds:itemID="{9D79B7AA-1855-4A73-B36D-274448EE59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00a56e6-7cd9-4ba5-b32c-fa56f30030d6"/>
    <ds:schemaRef ds:uri="ff535a45-5d4a-4b51-b3c9-9fb22c47900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59DC51-DF37-4B50-AFCC-2EB51B735A16}">
  <ds:schemaRefs>
    <ds:schemaRef ds:uri="http://schemas.microsoft.com/sharepoint/v3/contenttype/forms"/>
  </ds:schemaRefs>
</ds:datastoreItem>
</file>

<file path=customXml/itemProps5.xml><?xml version="1.0" encoding="utf-8"?>
<ds:datastoreItem xmlns:ds="http://schemas.openxmlformats.org/officeDocument/2006/customXml" ds:itemID="{0B414821-5368-40E7-A375-D2BBD4EF25EB}">
  <ds:schemaRefs>
    <ds:schemaRef ds:uri="http://schemas.microsoft.com/office/2006/metadata/properties"/>
    <ds:schemaRef ds:uri="http://schemas.microsoft.com/office/infopath/2007/PartnerControls"/>
    <ds:schemaRef ds:uri="ff535a45-5d4a-4b51-b3c9-9fb22c47900e"/>
    <ds:schemaRef ds:uri="c00a56e6-7cd9-4ba5-b32c-fa56f30030d6"/>
    <ds:schemaRef ds:uri="http://schemas.microsoft.com/sharepoint/v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Evagelia Giannakopoulou</dc:creator>
  <cp:keywords/>
  <dc:description/>
  <cp:lastModifiedBy>Giannakopoulou Evangelia</cp:lastModifiedBy>
  <cp:revision>2</cp:revision>
  <dcterms:created xsi:type="dcterms:W3CDTF">2024-04-15T09:28:00Z</dcterms:created>
  <dcterms:modified xsi:type="dcterms:W3CDTF">2024-04-15T09:28:00Z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0x0101000F0F40A61E79486BA522E556366FC50600D69DC16813CCAC4199E3748EC41310F8</vt:lpwstr>
  </property>
  <property fmtid="{D5CDD505-2E9C-101B-9397-08002B2CF9AE}" pid="3" name="_dlc_policyId">
    <vt:lpwstr>0x0101000F0F40A61E79486BA522E556366FC50600D69DC16813CCAC4199E3748EC41310F8|954949083</vt:lpwstr>
  </property>
  <property fmtid="{D5CDD505-2E9C-101B-9397-08002B2CF9AE}" pid="4" name="ItemRetentionFormula">
    <vt:lpwstr>&lt;formula id="Microsoft.Office.RecordsManagement.PolicyFeatures.Expiration.Formula.BuiltIn"&gt;&lt;number&gt;5&lt;/number&gt;&lt;property&gt;KHBLetzteGenehmigung&lt;/property&gt;&lt;propertyId&gt;992c2c04-de43-4002-b7b1-d8573c69f232&lt;/propertyId&gt;&lt;period&gt;years&lt;/period&gt;&lt;/formula&gt;</vt:lpwstr>
  </property>
  <property fmtid="{D5CDD505-2E9C-101B-9397-08002B2CF9AE}" pid="5" name="KHBProduktbereiche">
    <vt:lpwstr>971;#Procedures|836d8b0b-a68d-4993-9cdd-967439f5055a</vt:lpwstr>
  </property>
  <property fmtid="{D5CDD505-2E9C-101B-9397-08002B2CF9AE}" pid="6" name="KHBStelle">
    <vt:lpwstr>187;#MsZ (Managementsystem-Zertifizierung)|596843ea-554c-41dc-9f0a-3f7f0b14eee1</vt:lpwstr>
  </property>
  <property fmtid="{D5CDD505-2E9C-101B-9397-08002B2CF9AE}" pid="7" name="KHBFirma">
    <vt:lpwstr>54;#TÜV AUSTRIA HELLAS Ltd.|82aeaaff-8348-40bf-b779-024b0ea58e40</vt:lpwstr>
  </property>
  <property fmtid="{D5CDD505-2E9C-101B-9397-08002B2CF9AE}" pid="8" name="KHBVertraulichkeit">
    <vt:lpwstr>8;#intern|5e7178bd-2288-4456-a89a-6593a769b5ce</vt:lpwstr>
  </property>
  <property fmtid="{D5CDD505-2E9C-101B-9397-08002B2CF9AE}" pid="9" name="KHBDokumentSprache">
    <vt:lpwstr>18;#englisch|bf69c23f-91f4-4295-8ea7-b6bbb1f528c0</vt:lpwstr>
  </property>
  <property fmtid="{D5CDD505-2E9C-101B-9397-08002B2CF9AE}" pid="10" name="KHBDokumentenart">
    <vt:lpwstr>14;#VB (Verfahrensbeschreibung)|fec370b3-f5c8-4adc-a872-0ed54d1e3850</vt:lpwstr>
  </property>
  <property fmtid="{D5CDD505-2E9C-101B-9397-08002B2CF9AE}" pid="11" name="WorkflowChangePath">
    <vt:lpwstr>722df3cc-9316-4e79-bec0-87bb6aafc693,10;722df3cc-9316-4e79-bec0-87bb6aafc693,13;722df3cc-9316-4e79-bec0-87bb6aafc693,15;722df3cc-9316-4e79-bec0-87bb6aafc693,17;722df3cc-9316-4e79-bec0-87bb6aafc693,19;722df3cc-9316-4e79-bec0-87bb6aafc693,19;722df3cc-9316-4e79-bec0-87bb6aafc693,19;</vt:lpwstr>
  </property>
  <property fmtid="{D5CDD505-2E9C-101B-9397-08002B2CF9AE}" pid="12" name="ecm_ItemDeleteBlockHolders">
    <vt:lpwstr>ecm_InPlaceRecordLock</vt:lpwstr>
  </property>
  <property fmtid="{D5CDD505-2E9C-101B-9397-08002B2CF9AE}" pid="13" name="_dlc_ItemStageId">
    <vt:lpwstr>1</vt:lpwstr>
  </property>
  <property fmtid="{D5CDD505-2E9C-101B-9397-08002B2CF9AE}" pid="14" name="ecm_RecordRestrictions">
    <vt:lpwstr>BlockDelete, BlockEdit</vt:lpwstr>
  </property>
  <property fmtid="{D5CDD505-2E9C-101B-9397-08002B2CF9AE}" pid="15" name="ecm_ItemLockHolders">
    <vt:lpwstr>ecm_InPlaceRecordLock</vt:lpwstr>
  </property>
  <property fmtid="{D5CDD505-2E9C-101B-9397-08002B2CF9AE}" pid="16" name="_dlc_ItemScheduleId">
    <vt:lpwstr>1</vt:lpwstr>
  </property>
  <property fmtid="{D5CDD505-2E9C-101B-9397-08002B2CF9AE}" pid="17" name="_dlc_LastRun">
    <vt:lpwstr>02/23/2021 04:10:12</vt:lpwstr>
  </property>
</Properties>
</file>