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1819"/>
        <w:gridCol w:w="13115"/>
        <w:tblGridChange w:id="0">
          <w:tblGrid>
            <w:gridCol w:w="110"/>
            <w:gridCol w:w="1819"/>
            <w:gridCol w:w="13005"/>
            <w:gridCol w:w="110"/>
          </w:tblGrid>
        </w:tblGridChange>
      </w:tblGrid>
      <w:tr w:rsidR="00456180" w:rsidRPr="00D624A2" w14:paraId="6CAC8DB0" w14:textId="77777777" w:rsidTr="00BE17F3">
        <w:trPr>
          <w:tblCellSpacing w:w="20" w:type="dxa"/>
          <w:jc w:val="center"/>
        </w:trPr>
        <w:tc>
          <w:tcPr>
            <w:tcW w:w="14854" w:type="dxa"/>
            <w:gridSpan w:val="2"/>
            <w:shd w:val="clear" w:color="auto" w:fill="D9D9D9" w:themeFill="background1" w:themeFillShade="D9"/>
          </w:tcPr>
          <w:p w14:paraId="35A74270" w14:textId="68F88441" w:rsidR="00456180" w:rsidRPr="00D624A2" w:rsidRDefault="00456180" w:rsidP="0067622B">
            <w:pPr>
              <w:pStyle w:val="TOC3"/>
              <w:tabs>
                <w:tab w:val="clear" w:pos="2138"/>
                <w:tab w:val="clear" w:pos="8505"/>
                <w:tab w:val="clear" w:pos="8788"/>
              </w:tabs>
              <w:spacing w:before="120" w:after="120"/>
              <w:ind w:left="0" w:right="34" w:firstLine="0"/>
              <w:rPr>
                <w:b/>
                <w:bCs/>
                <w:sz w:val="20"/>
                <w:szCs w:val="20"/>
                <w:lang w:val="en-US"/>
              </w:rPr>
            </w:pPr>
            <w:r w:rsidRPr="00D624A2">
              <w:rPr>
                <w:b/>
                <w:bCs/>
                <w:sz w:val="20"/>
                <w:szCs w:val="20"/>
                <w:lang w:val="en-US"/>
              </w:rPr>
              <w:t xml:space="preserve">Calculation of Audit Person Days for </w:t>
            </w:r>
            <w:r w:rsidR="00D624A2" w:rsidRPr="00D624A2">
              <w:rPr>
                <w:b/>
                <w:bCs/>
                <w:sz w:val="20"/>
                <w:szCs w:val="20"/>
                <w:lang w:val="en-US"/>
              </w:rPr>
              <w:t>Occupational Health and Safety Management System</w:t>
            </w:r>
            <w:r w:rsidR="00E87500">
              <w:rPr>
                <w:b/>
                <w:bCs/>
                <w:sz w:val="20"/>
                <w:szCs w:val="20"/>
                <w:lang w:val="en-US"/>
              </w:rPr>
              <w:t>s</w:t>
            </w:r>
            <w:r w:rsidR="00D624A2" w:rsidRPr="00D624A2">
              <w:rPr>
                <w:b/>
                <w:bCs/>
                <w:sz w:val="20"/>
                <w:szCs w:val="20"/>
                <w:lang w:val="en-US"/>
              </w:rPr>
              <w:t xml:space="preserve">   </w:t>
            </w:r>
          </w:p>
        </w:tc>
      </w:tr>
      <w:tr w:rsidR="00456180" w:rsidRPr="00D624A2" w14:paraId="1A14BA17" w14:textId="77777777" w:rsidTr="00762A54">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Change w:id="1" w:author="Giannakopoulou Evangelia" w:date="2024-04-15T11:56:00Z">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
          </w:tblPrExChange>
        </w:tblPrEx>
        <w:trPr>
          <w:tblCellSpacing w:w="20" w:type="dxa"/>
          <w:jc w:val="center"/>
          <w:trPrChange w:id="2" w:author="Giannakopoulou Evangelia" w:date="2024-04-15T11:56:00Z">
            <w:trPr>
              <w:gridBefore w:val="1"/>
              <w:tblCellSpacing w:w="20" w:type="dxa"/>
              <w:jc w:val="center"/>
            </w:trPr>
          </w:trPrChange>
        </w:trPr>
        <w:tc>
          <w:tcPr>
            <w:tcW w:w="1759" w:type="dxa"/>
            <w:shd w:val="clear" w:color="auto" w:fill="D9D9D9" w:themeFill="background1" w:themeFillShade="D9"/>
            <w:tcPrChange w:id="3" w:author="Giannakopoulou Evangelia" w:date="2024-04-15T11:56:00Z">
              <w:tcPr>
                <w:tcW w:w="1712" w:type="dxa"/>
                <w:shd w:val="clear" w:color="auto" w:fill="D9D9D9" w:themeFill="background1" w:themeFillShade="D9"/>
              </w:tcPr>
            </w:tcPrChange>
          </w:tcPr>
          <w:p w14:paraId="32C49253" w14:textId="77777777" w:rsidR="00456180" w:rsidRPr="00D624A2" w:rsidRDefault="00456180" w:rsidP="0067622B">
            <w:pPr>
              <w:pStyle w:val="TOC3"/>
              <w:tabs>
                <w:tab w:val="clear" w:pos="2138"/>
                <w:tab w:val="clear" w:pos="8505"/>
                <w:tab w:val="clear" w:pos="8788"/>
              </w:tabs>
              <w:ind w:left="0" w:right="34" w:firstLine="0"/>
              <w:rPr>
                <w:b/>
                <w:bCs/>
                <w:sz w:val="20"/>
                <w:szCs w:val="20"/>
                <w:lang w:val="el-GR"/>
              </w:rPr>
            </w:pPr>
            <w:r w:rsidRPr="00D624A2">
              <w:rPr>
                <w:b/>
                <w:bCs/>
                <w:sz w:val="20"/>
                <w:szCs w:val="20"/>
                <w:lang w:val="en-US"/>
              </w:rPr>
              <w:t>Standard or certification scheme</w:t>
            </w:r>
            <w:r w:rsidRPr="00D624A2">
              <w:rPr>
                <w:b/>
                <w:bCs/>
                <w:sz w:val="20"/>
                <w:szCs w:val="20"/>
                <w:lang w:val="el-GR"/>
              </w:rPr>
              <w:t xml:space="preserve"> </w:t>
            </w:r>
          </w:p>
        </w:tc>
        <w:tc>
          <w:tcPr>
            <w:tcW w:w="13055" w:type="dxa"/>
            <w:shd w:val="clear" w:color="auto" w:fill="F2F2F2" w:themeFill="background1" w:themeFillShade="F2"/>
            <w:vAlign w:val="center"/>
            <w:tcPrChange w:id="4" w:author="Giannakopoulou Evangelia" w:date="2024-04-15T11:56:00Z">
              <w:tcPr>
                <w:tcW w:w="13102" w:type="dxa"/>
                <w:gridSpan w:val="2"/>
                <w:shd w:val="clear" w:color="auto" w:fill="F2F2F2" w:themeFill="background1" w:themeFillShade="F2"/>
                <w:vAlign w:val="center"/>
              </w:tcPr>
            </w:tcPrChange>
          </w:tcPr>
          <w:p w14:paraId="3A2E3785" w14:textId="5DCFEEC6" w:rsidR="00456180" w:rsidRPr="00D624A2" w:rsidRDefault="00D624A2" w:rsidP="0067622B">
            <w:pPr>
              <w:pStyle w:val="TOC3"/>
              <w:tabs>
                <w:tab w:val="clear" w:pos="2138"/>
                <w:tab w:val="clear" w:pos="8505"/>
                <w:tab w:val="clear" w:pos="8788"/>
              </w:tabs>
              <w:ind w:left="0" w:right="34" w:firstLine="0"/>
              <w:rPr>
                <w:b/>
                <w:bCs/>
                <w:sz w:val="20"/>
                <w:szCs w:val="20"/>
                <w:lang w:val="en-US"/>
              </w:rPr>
            </w:pPr>
            <w:del w:id="5" w:author="Giannakopoulou Evangelia" w:date="2024-04-15T11:56:00Z">
              <w:r w:rsidRPr="00D624A2" w:rsidDel="00762A54">
                <w:rPr>
                  <w:b/>
                  <w:bCs/>
                  <w:sz w:val="20"/>
                  <w:szCs w:val="20"/>
                </w:rPr>
                <w:delText xml:space="preserve">OHSAS 18001 / </w:delText>
              </w:r>
            </w:del>
            <w:r w:rsidRPr="00D624A2">
              <w:rPr>
                <w:b/>
                <w:bCs/>
                <w:sz w:val="20"/>
                <w:szCs w:val="20"/>
              </w:rPr>
              <w:t>ISO 45001:20</w:t>
            </w:r>
            <w:r w:rsidR="00D57C41">
              <w:rPr>
                <w:b/>
                <w:bCs/>
                <w:sz w:val="20"/>
                <w:szCs w:val="20"/>
              </w:rPr>
              <w:t>1</w:t>
            </w:r>
            <w:r w:rsidR="00E15034">
              <w:rPr>
                <w:b/>
                <w:bCs/>
                <w:sz w:val="20"/>
                <w:szCs w:val="20"/>
              </w:rPr>
              <w:t>8</w:t>
            </w:r>
          </w:p>
        </w:tc>
      </w:tr>
      <w:tr w:rsidR="00456180" w:rsidRPr="00D624A2" w14:paraId="469F078F" w14:textId="77777777" w:rsidTr="00762A54">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Change w:id="6" w:author="Giannakopoulou Evangelia" w:date="2024-04-15T11:56:00Z">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
          </w:tblPrExChange>
        </w:tblPrEx>
        <w:trPr>
          <w:tblCellSpacing w:w="20" w:type="dxa"/>
          <w:jc w:val="center"/>
          <w:trPrChange w:id="7" w:author="Giannakopoulou Evangelia" w:date="2024-04-15T11:56:00Z">
            <w:trPr>
              <w:gridBefore w:val="1"/>
              <w:tblCellSpacing w:w="20" w:type="dxa"/>
              <w:jc w:val="center"/>
            </w:trPr>
          </w:trPrChange>
        </w:trPr>
        <w:tc>
          <w:tcPr>
            <w:tcW w:w="1759" w:type="dxa"/>
            <w:shd w:val="clear" w:color="auto" w:fill="D9D9D9" w:themeFill="background1" w:themeFillShade="D9"/>
            <w:tcPrChange w:id="8" w:author="Giannakopoulou Evangelia" w:date="2024-04-15T11:56:00Z">
              <w:tcPr>
                <w:tcW w:w="1712" w:type="dxa"/>
                <w:shd w:val="clear" w:color="auto" w:fill="D9D9D9" w:themeFill="background1" w:themeFillShade="D9"/>
              </w:tcPr>
            </w:tcPrChange>
          </w:tcPr>
          <w:p w14:paraId="2833D6DA" w14:textId="62C2475A" w:rsidR="00456180" w:rsidRPr="00D624A2" w:rsidRDefault="00456180" w:rsidP="0067622B">
            <w:pPr>
              <w:pStyle w:val="TOC3"/>
              <w:tabs>
                <w:tab w:val="clear" w:pos="2138"/>
                <w:tab w:val="clear" w:pos="8505"/>
                <w:tab w:val="clear" w:pos="8788"/>
              </w:tabs>
              <w:ind w:left="0" w:right="34" w:firstLine="0"/>
              <w:rPr>
                <w:b/>
                <w:bCs/>
                <w:sz w:val="20"/>
                <w:szCs w:val="20"/>
                <w:lang w:val="en-US"/>
              </w:rPr>
            </w:pPr>
            <w:r w:rsidRPr="00D624A2">
              <w:rPr>
                <w:b/>
                <w:bCs/>
                <w:sz w:val="20"/>
                <w:szCs w:val="20"/>
                <w:lang w:val="en-US"/>
              </w:rPr>
              <w:t>Audit Duration Table 1</w:t>
            </w:r>
            <w:r w:rsidRPr="00D624A2">
              <w:rPr>
                <w:b/>
                <w:bCs/>
                <w:sz w:val="20"/>
                <w:szCs w:val="20"/>
              </w:rPr>
              <w:t>:</w:t>
            </w:r>
          </w:p>
        </w:tc>
        <w:tc>
          <w:tcPr>
            <w:tcW w:w="13055" w:type="dxa"/>
            <w:shd w:val="clear" w:color="auto" w:fill="auto"/>
            <w:vAlign w:val="center"/>
            <w:tcPrChange w:id="9" w:author="Giannakopoulou Evangelia" w:date="2024-04-15T11:56:00Z">
              <w:tcPr>
                <w:tcW w:w="13102" w:type="dxa"/>
                <w:gridSpan w:val="2"/>
                <w:shd w:val="clear" w:color="auto" w:fill="auto"/>
                <w:vAlign w:val="center"/>
              </w:tcPr>
            </w:tcPrChange>
          </w:tcPr>
          <w:tbl>
            <w:tblPr>
              <w:tblpPr w:leftFromText="180" w:rightFromText="180" w:vertAnchor="text" w:horzAnchor="margin" w:tblpXSpec="center" w:tblpY="194"/>
              <w:tblW w:w="1102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pct10" w:color="auto" w:fill="auto"/>
              <w:tblLook w:val="0000" w:firstRow="0" w:lastRow="0" w:firstColumn="0" w:lastColumn="0" w:noHBand="0" w:noVBand="0"/>
            </w:tblPr>
            <w:tblGrid>
              <w:gridCol w:w="1635"/>
              <w:gridCol w:w="1185"/>
              <w:gridCol w:w="1276"/>
              <w:gridCol w:w="1391"/>
              <w:gridCol w:w="1670"/>
              <w:gridCol w:w="1333"/>
              <w:gridCol w:w="1276"/>
              <w:gridCol w:w="1255"/>
              <w:tblGridChange w:id="10">
                <w:tblGrid>
                  <w:gridCol w:w="1635"/>
                  <w:gridCol w:w="1185"/>
                  <w:gridCol w:w="1276"/>
                  <w:gridCol w:w="1391"/>
                  <w:gridCol w:w="1670"/>
                  <w:gridCol w:w="1333"/>
                  <w:gridCol w:w="1276"/>
                  <w:gridCol w:w="1255"/>
                </w:tblGrid>
              </w:tblGridChange>
            </w:tblGrid>
            <w:tr w:rsidR="00D624A2" w:rsidRPr="00D624A2" w14:paraId="625FBB63" w14:textId="77777777" w:rsidTr="0067622B">
              <w:trPr>
                <w:cantSplit/>
                <w:trHeight w:val="794"/>
              </w:trPr>
              <w:tc>
                <w:tcPr>
                  <w:tcW w:w="1635" w:type="dxa"/>
                  <w:vMerge w:val="restart"/>
                  <w:shd w:val="pct10" w:color="auto" w:fill="auto"/>
                  <w:vAlign w:val="center"/>
                </w:tcPr>
                <w:p w14:paraId="7D1FA15F" w14:textId="77777777" w:rsidR="00D624A2" w:rsidRPr="00D624A2" w:rsidRDefault="00D624A2" w:rsidP="00D624A2">
                  <w:pPr>
                    <w:pStyle w:val="Header"/>
                    <w:tabs>
                      <w:tab w:val="right" w:pos="8100"/>
                    </w:tabs>
                    <w:jc w:val="center"/>
                    <w:rPr>
                      <w:rFonts w:ascii="Arial" w:hAnsi="Arial" w:cs="Arial"/>
                      <w:b/>
                      <w:sz w:val="20"/>
                      <w:szCs w:val="20"/>
                    </w:rPr>
                  </w:pPr>
                  <w:r w:rsidRPr="00D624A2">
                    <w:rPr>
                      <w:rFonts w:ascii="Arial" w:hAnsi="Arial" w:cs="Arial"/>
                      <w:b/>
                      <w:sz w:val="20"/>
                      <w:szCs w:val="20"/>
                    </w:rPr>
                    <w:t xml:space="preserve"> </w:t>
                  </w:r>
                  <w:r w:rsidRPr="00D624A2">
                    <w:rPr>
                      <w:rFonts w:ascii="Arial" w:hAnsi="Arial" w:cs="Arial"/>
                      <w:sz w:val="20"/>
                      <w:szCs w:val="20"/>
                    </w:rPr>
                    <w:t xml:space="preserve"> </w:t>
                  </w:r>
                  <w:r w:rsidRPr="00D624A2">
                    <w:rPr>
                      <w:rFonts w:ascii="Arial" w:hAnsi="Arial" w:cs="Arial"/>
                      <w:b/>
                      <w:sz w:val="20"/>
                      <w:szCs w:val="20"/>
                    </w:rPr>
                    <w:t xml:space="preserve">Effective number of personnel </w:t>
                  </w:r>
                </w:p>
              </w:tc>
              <w:tc>
                <w:tcPr>
                  <w:tcW w:w="3852" w:type="dxa"/>
                  <w:gridSpan w:val="3"/>
                  <w:shd w:val="pct10" w:color="auto" w:fill="auto"/>
                </w:tcPr>
                <w:p w14:paraId="417EC7A7" w14:textId="77777777" w:rsidR="00D624A2" w:rsidRPr="00D624A2" w:rsidRDefault="00D624A2" w:rsidP="00D624A2">
                  <w:pPr>
                    <w:pStyle w:val="Header"/>
                    <w:jc w:val="center"/>
                    <w:rPr>
                      <w:rFonts w:ascii="Arial" w:hAnsi="Arial" w:cs="Arial"/>
                      <w:b/>
                      <w:sz w:val="20"/>
                      <w:szCs w:val="20"/>
                    </w:rPr>
                  </w:pPr>
                  <w:r w:rsidRPr="00D624A2">
                    <w:rPr>
                      <w:rFonts w:ascii="Arial" w:hAnsi="Arial" w:cs="Arial"/>
                      <w:b/>
                      <w:sz w:val="20"/>
                      <w:szCs w:val="20"/>
                    </w:rPr>
                    <w:t xml:space="preserve">Audit time </w:t>
                  </w:r>
                </w:p>
                <w:p w14:paraId="37BE1B2C" w14:textId="77777777" w:rsidR="00D624A2" w:rsidRPr="00D624A2" w:rsidRDefault="00D624A2" w:rsidP="00D624A2">
                  <w:pPr>
                    <w:pStyle w:val="Header"/>
                    <w:jc w:val="center"/>
                    <w:rPr>
                      <w:rFonts w:ascii="Arial" w:hAnsi="Arial" w:cs="Arial"/>
                      <w:b/>
                      <w:sz w:val="20"/>
                      <w:szCs w:val="20"/>
                    </w:rPr>
                  </w:pPr>
                  <w:r w:rsidRPr="00D624A2">
                    <w:rPr>
                      <w:rFonts w:ascii="Arial" w:hAnsi="Arial" w:cs="Arial"/>
                      <w:b/>
                      <w:sz w:val="20"/>
                      <w:szCs w:val="20"/>
                    </w:rPr>
                    <w:t xml:space="preserve">Stage 1 and Stage 2 </w:t>
                  </w:r>
                </w:p>
              </w:tc>
              <w:tc>
                <w:tcPr>
                  <w:tcW w:w="1670" w:type="dxa"/>
                  <w:vMerge w:val="restart"/>
                  <w:shd w:val="pct10" w:color="auto" w:fill="auto"/>
                  <w:vAlign w:val="center"/>
                </w:tcPr>
                <w:p w14:paraId="13254818" w14:textId="77777777" w:rsidR="00D624A2" w:rsidRPr="00D624A2" w:rsidRDefault="00D624A2" w:rsidP="00D624A2">
                  <w:pPr>
                    <w:pStyle w:val="Header"/>
                    <w:jc w:val="center"/>
                    <w:rPr>
                      <w:rFonts w:ascii="Arial" w:hAnsi="Arial" w:cs="Arial"/>
                      <w:b/>
                      <w:sz w:val="20"/>
                      <w:szCs w:val="20"/>
                      <w:lang w:val="el-GR"/>
                    </w:rPr>
                  </w:pPr>
                  <w:r w:rsidRPr="00D624A2">
                    <w:rPr>
                      <w:rFonts w:ascii="Arial" w:hAnsi="Arial" w:cs="Arial"/>
                      <w:b/>
                      <w:sz w:val="20"/>
                      <w:szCs w:val="20"/>
                    </w:rPr>
                    <w:t>Effective number of personnel</w:t>
                  </w:r>
                </w:p>
              </w:tc>
              <w:tc>
                <w:tcPr>
                  <w:tcW w:w="3864" w:type="dxa"/>
                  <w:gridSpan w:val="3"/>
                  <w:shd w:val="pct10" w:color="auto" w:fill="auto"/>
                </w:tcPr>
                <w:p w14:paraId="184B83C8" w14:textId="77777777" w:rsidR="00D624A2" w:rsidRPr="00D624A2" w:rsidRDefault="00D624A2" w:rsidP="00D624A2">
                  <w:pPr>
                    <w:pStyle w:val="Header"/>
                    <w:jc w:val="center"/>
                    <w:rPr>
                      <w:rFonts w:ascii="Arial" w:hAnsi="Arial" w:cs="Arial"/>
                      <w:b/>
                      <w:sz w:val="20"/>
                      <w:szCs w:val="20"/>
                    </w:rPr>
                  </w:pPr>
                  <w:r w:rsidRPr="00D624A2">
                    <w:rPr>
                      <w:rFonts w:ascii="Arial" w:hAnsi="Arial" w:cs="Arial"/>
                      <w:b/>
                      <w:sz w:val="20"/>
                      <w:szCs w:val="20"/>
                    </w:rPr>
                    <w:t xml:space="preserve">Audit time </w:t>
                  </w:r>
                </w:p>
                <w:p w14:paraId="240B58F0" w14:textId="77777777" w:rsidR="00D624A2" w:rsidRPr="00D624A2" w:rsidRDefault="00D624A2" w:rsidP="00D624A2">
                  <w:pPr>
                    <w:pStyle w:val="Header"/>
                    <w:jc w:val="center"/>
                    <w:rPr>
                      <w:rFonts w:ascii="Arial" w:hAnsi="Arial" w:cs="Arial"/>
                      <w:b/>
                      <w:sz w:val="20"/>
                      <w:szCs w:val="20"/>
                    </w:rPr>
                  </w:pPr>
                  <w:r w:rsidRPr="00D624A2">
                    <w:rPr>
                      <w:rFonts w:ascii="Arial" w:hAnsi="Arial" w:cs="Arial"/>
                      <w:b/>
                      <w:sz w:val="20"/>
                      <w:szCs w:val="20"/>
                    </w:rPr>
                    <w:t>Stage 1 and Stage 2</w:t>
                  </w:r>
                </w:p>
              </w:tc>
            </w:tr>
            <w:tr w:rsidR="00D624A2" w:rsidRPr="00D624A2" w14:paraId="38B8A383" w14:textId="77777777" w:rsidTr="0067622B">
              <w:trPr>
                <w:cantSplit/>
              </w:trPr>
              <w:tc>
                <w:tcPr>
                  <w:tcW w:w="1635" w:type="dxa"/>
                  <w:vMerge/>
                  <w:shd w:val="pct10" w:color="auto" w:fill="auto"/>
                  <w:vAlign w:val="center"/>
                </w:tcPr>
                <w:p w14:paraId="0DA4BAC1" w14:textId="77777777" w:rsidR="00D624A2" w:rsidRPr="00D624A2" w:rsidRDefault="00D624A2" w:rsidP="00D624A2">
                  <w:pPr>
                    <w:pStyle w:val="Header"/>
                    <w:jc w:val="center"/>
                    <w:rPr>
                      <w:rFonts w:ascii="Arial" w:hAnsi="Arial" w:cs="Arial"/>
                      <w:sz w:val="20"/>
                      <w:szCs w:val="20"/>
                    </w:rPr>
                  </w:pPr>
                </w:p>
              </w:tc>
              <w:tc>
                <w:tcPr>
                  <w:tcW w:w="3852" w:type="dxa"/>
                  <w:gridSpan w:val="3"/>
                  <w:tcBorders>
                    <w:bottom w:val="single" w:sz="12" w:space="0" w:color="auto"/>
                  </w:tcBorders>
                  <w:shd w:val="pct10" w:color="auto" w:fill="auto"/>
                </w:tcPr>
                <w:p w14:paraId="039D4646" w14:textId="77777777" w:rsidR="00D624A2" w:rsidRPr="00D624A2" w:rsidRDefault="00D624A2" w:rsidP="00D624A2">
                  <w:pPr>
                    <w:pStyle w:val="Header"/>
                    <w:jc w:val="center"/>
                    <w:rPr>
                      <w:rFonts w:ascii="Arial" w:hAnsi="Arial" w:cs="Arial"/>
                      <w:sz w:val="20"/>
                      <w:szCs w:val="20"/>
                    </w:rPr>
                  </w:pPr>
                  <w:r w:rsidRPr="00D624A2">
                    <w:rPr>
                      <w:rFonts w:ascii="Arial" w:hAnsi="Arial" w:cs="Arial"/>
                      <w:b/>
                      <w:sz w:val="20"/>
                      <w:szCs w:val="20"/>
                    </w:rPr>
                    <w:t>Complexity</w:t>
                  </w:r>
                </w:p>
              </w:tc>
              <w:tc>
                <w:tcPr>
                  <w:tcW w:w="1670" w:type="dxa"/>
                  <w:vMerge/>
                  <w:shd w:val="pct10" w:color="auto" w:fill="auto"/>
                  <w:vAlign w:val="center"/>
                </w:tcPr>
                <w:p w14:paraId="439D9BD5" w14:textId="77777777" w:rsidR="00D624A2" w:rsidRPr="00D624A2" w:rsidRDefault="00D624A2" w:rsidP="00D624A2">
                  <w:pPr>
                    <w:pStyle w:val="Header"/>
                    <w:jc w:val="center"/>
                    <w:rPr>
                      <w:rFonts w:ascii="Arial" w:hAnsi="Arial" w:cs="Arial"/>
                      <w:sz w:val="20"/>
                      <w:szCs w:val="20"/>
                    </w:rPr>
                  </w:pPr>
                </w:p>
              </w:tc>
              <w:tc>
                <w:tcPr>
                  <w:tcW w:w="3864" w:type="dxa"/>
                  <w:gridSpan w:val="3"/>
                  <w:tcBorders>
                    <w:bottom w:val="single" w:sz="12" w:space="0" w:color="auto"/>
                  </w:tcBorders>
                  <w:shd w:val="pct10" w:color="auto" w:fill="auto"/>
                </w:tcPr>
                <w:p w14:paraId="10702142" w14:textId="77777777" w:rsidR="00D624A2" w:rsidRPr="00D624A2" w:rsidRDefault="00D624A2" w:rsidP="00D624A2">
                  <w:pPr>
                    <w:pStyle w:val="Header"/>
                    <w:jc w:val="center"/>
                    <w:rPr>
                      <w:rFonts w:ascii="Arial" w:hAnsi="Arial" w:cs="Arial"/>
                      <w:sz w:val="20"/>
                      <w:szCs w:val="20"/>
                    </w:rPr>
                  </w:pPr>
                  <w:r w:rsidRPr="00D624A2">
                    <w:rPr>
                      <w:rFonts w:ascii="Arial" w:hAnsi="Arial" w:cs="Arial"/>
                      <w:b/>
                      <w:sz w:val="20"/>
                      <w:szCs w:val="20"/>
                    </w:rPr>
                    <w:t>Complexity</w:t>
                  </w:r>
                </w:p>
              </w:tc>
            </w:tr>
            <w:tr w:rsidR="00D624A2" w:rsidRPr="00D624A2" w14:paraId="2BF33CE0" w14:textId="77777777" w:rsidTr="00D624A2">
              <w:trPr>
                <w:cantSplit/>
              </w:trPr>
              <w:tc>
                <w:tcPr>
                  <w:tcW w:w="1635" w:type="dxa"/>
                  <w:vMerge/>
                  <w:tcBorders>
                    <w:bottom w:val="single" w:sz="8" w:space="0" w:color="auto"/>
                  </w:tcBorders>
                  <w:shd w:val="pct10" w:color="auto" w:fill="auto"/>
                </w:tcPr>
                <w:p w14:paraId="1E65BDD2" w14:textId="77777777" w:rsidR="00D624A2" w:rsidRPr="00D624A2" w:rsidRDefault="00D624A2" w:rsidP="00D624A2">
                  <w:pPr>
                    <w:pStyle w:val="Header"/>
                    <w:jc w:val="center"/>
                    <w:rPr>
                      <w:rFonts w:ascii="Arial" w:hAnsi="Arial" w:cs="Arial"/>
                      <w:b/>
                      <w:sz w:val="20"/>
                      <w:szCs w:val="20"/>
                    </w:rPr>
                  </w:pPr>
                </w:p>
              </w:tc>
              <w:tc>
                <w:tcPr>
                  <w:tcW w:w="1185" w:type="dxa"/>
                  <w:tcBorders>
                    <w:bottom w:val="single" w:sz="12" w:space="0" w:color="auto"/>
                    <w:right w:val="single" w:sz="8" w:space="0" w:color="auto"/>
                  </w:tcBorders>
                  <w:shd w:val="pct10" w:color="auto" w:fill="auto"/>
                </w:tcPr>
                <w:p w14:paraId="402FE3FA" w14:textId="77777777" w:rsidR="00D624A2" w:rsidRPr="00D624A2" w:rsidRDefault="00D624A2" w:rsidP="00D624A2">
                  <w:pPr>
                    <w:pStyle w:val="Header"/>
                    <w:jc w:val="center"/>
                    <w:rPr>
                      <w:rFonts w:ascii="Arial" w:hAnsi="Arial" w:cs="Arial"/>
                      <w:b/>
                      <w:sz w:val="20"/>
                      <w:szCs w:val="20"/>
                    </w:rPr>
                  </w:pPr>
                  <w:r w:rsidRPr="00D624A2">
                    <w:rPr>
                      <w:rFonts w:ascii="Arial" w:hAnsi="Arial" w:cs="Arial"/>
                      <w:b/>
                      <w:sz w:val="20"/>
                      <w:szCs w:val="20"/>
                    </w:rPr>
                    <w:t>High</w:t>
                  </w:r>
                </w:p>
              </w:tc>
              <w:tc>
                <w:tcPr>
                  <w:tcW w:w="1276" w:type="dxa"/>
                  <w:tcBorders>
                    <w:left w:val="single" w:sz="8" w:space="0" w:color="auto"/>
                    <w:bottom w:val="single" w:sz="12" w:space="0" w:color="auto"/>
                    <w:right w:val="single" w:sz="8" w:space="0" w:color="auto"/>
                  </w:tcBorders>
                  <w:shd w:val="pct10" w:color="auto" w:fill="auto"/>
                </w:tcPr>
                <w:p w14:paraId="0849BAA0" w14:textId="77777777" w:rsidR="00D624A2" w:rsidRPr="00D624A2" w:rsidRDefault="00D624A2" w:rsidP="00D624A2">
                  <w:pPr>
                    <w:pStyle w:val="Header"/>
                    <w:jc w:val="center"/>
                    <w:rPr>
                      <w:rFonts w:ascii="Arial" w:hAnsi="Arial" w:cs="Arial"/>
                      <w:b/>
                      <w:sz w:val="20"/>
                      <w:szCs w:val="20"/>
                    </w:rPr>
                  </w:pPr>
                  <w:r w:rsidRPr="00D624A2">
                    <w:rPr>
                      <w:rFonts w:ascii="Arial" w:hAnsi="Arial" w:cs="Arial"/>
                      <w:b/>
                      <w:sz w:val="20"/>
                      <w:szCs w:val="20"/>
                    </w:rPr>
                    <w:t>Medium</w:t>
                  </w:r>
                </w:p>
              </w:tc>
              <w:tc>
                <w:tcPr>
                  <w:tcW w:w="1391" w:type="dxa"/>
                  <w:tcBorders>
                    <w:bottom w:val="single" w:sz="12" w:space="0" w:color="auto"/>
                  </w:tcBorders>
                  <w:shd w:val="pct10" w:color="auto" w:fill="auto"/>
                </w:tcPr>
                <w:p w14:paraId="0F894693" w14:textId="77777777" w:rsidR="00D624A2" w:rsidRPr="00D624A2" w:rsidRDefault="00D624A2" w:rsidP="00D624A2">
                  <w:pPr>
                    <w:pStyle w:val="Header"/>
                    <w:jc w:val="center"/>
                    <w:rPr>
                      <w:rFonts w:ascii="Arial" w:hAnsi="Arial" w:cs="Arial"/>
                      <w:b/>
                      <w:sz w:val="20"/>
                      <w:szCs w:val="20"/>
                    </w:rPr>
                  </w:pPr>
                  <w:r w:rsidRPr="00D624A2">
                    <w:rPr>
                      <w:rFonts w:ascii="Arial" w:hAnsi="Arial" w:cs="Arial"/>
                      <w:b/>
                      <w:sz w:val="20"/>
                      <w:szCs w:val="20"/>
                    </w:rPr>
                    <w:t>Low</w:t>
                  </w:r>
                </w:p>
              </w:tc>
              <w:tc>
                <w:tcPr>
                  <w:tcW w:w="1670" w:type="dxa"/>
                  <w:vMerge/>
                  <w:tcBorders>
                    <w:bottom w:val="single" w:sz="8" w:space="0" w:color="auto"/>
                  </w:tcBorders>
                  <w:shd w:val="pct10" w:color="auto" w:fill="auto"/>
                </w:tcPr>
                <w:p w14:paraId="20651C98" w14:textId="77777777" w:rsidR="00D624A2" w:rsidRPr="00D624A2" w:rsidRDefault="00D624A2" w:rsidP="00D624A2">
                  <w:pPr>
                    <w:pStyle w:val="Header"/>
                    <w:jc w:val="center"/>
                    <w:rPr>
                      <w:rFonts w:ascii="Arial" w:hAnsi="Arial" w:cs="Arial"/>
                      <w:sz w:val="20"/>
                      <w:szCs w:val="20"/>
                    </w:rPr>
                  </w:pPr>
                </w:p>
              </w:tc>
              <w:tc>
                <w:tcPr>
                  <w:tcW w:w="1333" w:type="dxa"/>
                  <w:tcBorders>
                    <w:bottom w:val="single" w:sz="12" w:space="0" w:color="auto"/>
                    <w:right w:val="single" w:sz="8" w:space="0" w:color="auto"/>
                  </w:tcBorders>
                  <w:shd w:val="pct10" w:color="auto" w:fill="auto"/>
                </w:tcPr>
                <w:p w14:paraId="6206A69E" w14:textId="77777777" w:rsidR="00D624A2" w:rsidRPr="00D624A2" w:rsidRDefault="00D624A2" w:rsidP="00D624A2">
                  <w:pPr>
                    <w:pStyle w:val="Header"/>
                    <w:jc w:val="center"/>
                    <w:rPr>
                      <w:rFonts w:ascii="Arial" w:hAnsi="Arial" w:cs="Arial"/>
                      <w:b/>
                      <w:sz w:val="20"/>
                      <w:szCs w:val="20"/>
                    </w:rPr>
                  </w:pPr>
                  <w:r w:rsidRPr="00D624A2">
                    <w:rPr>
                      <w:rFonts w:ascii="Arial" w:hAnsi="Arial" w:cs="Arial"/>
                      <w:b/>
                      <w:sz w:val="20"/>
                      <w:szCs w:val="20"/>
                    </w:rPr>
                    <w:t>High</w:t>
                  </w:r>
                </w:p>
              </w:tc>
              <w:tc>
                <w:tcPr>
                  <w:tcW w:w="1276" w:type="dxa"/>
                  <w:tcBorders>
                    <w:left w:val="single" w:sz="8" w:space="0" w:color="auto"/>
                    <w:bottom w:val="single" w:sz="12" w:space="0" w:color="auto"/>
                  </w:tcBorders>
                  <w:shd w:val="pct10" w:color="auto" w:fill="auto"/>
                </w:tcPr>
                <w:p w14:paraId="3432EC77" w14:textId="77777777" w:rsidR="00D624A2" w:rsidRPr="00D624A2" w:rsidRDefault="00D624A2" w:rsidP="00D624A2">
                  <w:pPr>
                    <w:pStyle w:val="Header"/>
                    <w:jc w:val="center"/>
                    <w:rPr>
                      <w:rFonts w:ascii="Arial" w:hAnsi="Arial" w:cs="Arial"/>
                      <w:b/>
                      <w:sz w:val="20"/>
                      <w:szCs w:val="20"/>
                    </w:rPr>
                  </w:pPr>
                  <w:r w:rsidRPr="00D624A2">
                    <w:rPr>
                      <w:rFonts w:ascii="Arial" w:hAnsi="Arial" w:cs="Arial"/>
                      <w:b/>
                      <w:sz w:val="20"/>
                      <w:szCs w:val="20"/>
                    </w:rPr>
                    <w:t>Medium</w:t>
                  </w:r>
                </w:p>
              </w:tc>
              <w:tc>
                <w:tcPr>
                  <w:tcW w:w="1255" w:type="dxa"/>
                  <w:tcBorders>
                    <w:left w:val="single" w:sz="8" w:space="0" w:color="auto"/>
                    <w:bottom w:val="single" w:sz="12" w:space="0" w:color="auto"/>
                  </w:tcBorders>
                  <w:shd w:val="pct10" w:color="auto" w:fill="auto"/>
                </w:tcPr>
                <w:p w14:paraId="20A66EBE" w14:textId="77777777" w:rsidR="00D624A2" w:rsidRPr="00D624A2" w:rsidRDefault="00D624A2" w:rsidP="00D624A2">
                  <w:pPr>
                    <w:pStyle w:val="Header"/>
                    <w:jc w:val="center"/>
                    <w:rPr>
                      <w:rFonts w:ascii="Arial" w:hAnsi="Arial" w:cs="Arial"/>
                      <w:b/>
                      <w:sz w:val="20"/>
                      <w:szCs w:val="20"/>
                    </w:rPr>
                  </w:pPr>
                  <w:r w:rsidRPr="00D624A2">
                    <w:rPr>
                      <w:rFonts w:ascii="Arial" w:hAnsi="Arial" w:cs="Arial"/>
                      <w:b/>
                      <w:sz w:val="20"/>
                      <w:szCs w:val="20"/>
                    </w:rPr>
                    <w:t>Low</w:t>
                  </w:r>
                </w:p>
              </w:tc>
            </w:tr>
            <w:tr w:rsidR="00D624A2" w:rsidRPr="00D624A2" w14:paraId="687C511A" w14:textId="77777777" w:rsidTr="00D624A2">
              <w:trPr>
                <w:cantSplit/>
              </w:trPr>
              <w:tc>
                <w:tcPr>
                  <w:tcW w:w="1635" w:type="dxa"/>
                  <w:tcBorders>
                    <w:bottom w:val="single" w:sz="8" w:space="0" w:color="auto"/>
                    <w:right w:val="single" w:sz="12" w:space="0" w:color="auto"/>
                  </w:tcBorders>
                  <w:shd w:val="pct10" w:color="auto" w:fill="auto"/>
                </w:tcPr>
                <w:p w14:paraId="2D732CA7"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1-5</w:t>
                  </w:r>
                </w:p>
              </w:tc>
              <w:tc>
                <w:tcPr>
                  <w:tcW w:w="1185" w:type="dxa"/>
                  <w:tcBorders>
                    <w:left w:val="single" w:sz="12" w:space="0" w:color="auto"/>
                    <w:bottom w:val="single" w:sz="8" w:space="0" w:color="auto"/>
                    <w:right w:val="single" w:sz="2" w:space="0" w:color="auto"/>
                  </w:tcBorders>
                  <w:shd w:val="clear" w:color="auto" w:fill="FFFFFF" w:themeFill="background1"/>
                </w:tcPr>
                <w:p w14:paraId="3684BCE3"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3</w:t>
                  </w:r>
                </w:p>
              </w:tc>
              <w:tc>
                <w:tcPr>
                  <w:tcW w:w="1276" w:type="dxa"/>
                  <w:tcBorders>
                    <w:left w:val="single" w:sz="2" w:space="0" w:color="auto"/>
                    <w:bottom w:val="single" w:sz="8" w:space="0" w:color="auto"/>
                    <w:right w:val="single" w:sz="2" w:space="0" w:color="auto"/>
                  </w:tcBorders>
                  <w:shd w:val="clear" w:color="auto" w:fill="FFFFFF" w:themeFill="background1"/>
                </w:tcPr>
                <w:p w14:paraId="1D4F2F7A"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2.5</w:t>
                  </w:r>
                </w:p>
              </w:tc>
              <w:tc>
                <w:tcPr>
                  <w:tcW w:w="1391" w:type="dxa"/>
                  <w:tcBorders>
                    <w:left w:val="single" w:sz="2" w:space="0" w:color="auto"/>
                    <w:bottom w:val="single" w:sz="8" w:space="0" w:color="auto"/>
                  </w:tcBorders>
                  <w:shd w:val="clear" w:color="auto" w:fill="FFFFFF" w:themeFill="background1"/>
                </w:tcPr>
                <w:p w14:paraId="01DD1B17"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2.5</w:t>
                  </w:r>
                </w:p>
              </w:tc>
              <w:tc>
                <w:tcPr>
                  <w:tcW w:w="1670" w:type="dxa"/>
                  <w:tcBorders>
                    <w:bottom w:val="single" w:sz="8" w:space="0" w:color="auto"/>
                    <w:right w:val="single" w:sz="12" w:space="0" w:color="auto"/>
                  </w:tcBorders>
                  <w:shd w:val="pct10" w:color="auto" w:fill="auto"/>
                </w:tcPr>
                <w:p w14:paraId="1A64E493"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626 - 875</w:t>
                  </w:r>
                </w:p>
              </w:tc>
              <w:tc>
                <w:tcPr>
                  <w:tcW w:w="1333" w:type="dxa"/>
                  <w:tcBorders>
                    <w:left w:val="single" w:sz="12" w:space="0" w:color="auto"/>
                    <w:bottom w:val="single" w:sz="8" w:space="0" w:color="auto"/>
                    <w:right w:val="single" w:sz="8" w:space="0" w:color="auto"/>
                  </w:tcBorders>
                  <w:shd w:val="clear" w:color="auto" w:fill="auto"/>
                </w:tcPr>
                <w:p w14:paraId="2BA19D1E"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17</w:t>
                  </w:r>
                </w:p>
              </w:tc>
              <w:tc>
                <w:tcPr>
                  <w:tcW w:w="1276" w:type="dxa"/>
                  <w:tcBorders>
                    <w:left w:val="single" w:sz="8" w:space="0" w:color="auto"/>
                    <w:bottom w:val="single" w:sz="8" w:space="0" w:color="auto"/>
                    <w:right w:val="single" w:sz="8" w:space="0" w:color="auto"/>
                  </w:tcBorders>
                  <w:shd w:val="clear" w:color="auto" w:fill="auto"/>
                </w:tcPr>
                <w:p w14:paraId="72155DD7"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13</w:t>
                  </w:r>
                </w:p>
              </w:tc>
              <w:tc>
                <w:tcPr>
                  <w:tcW w:w="1255" w:type="dxa"/>
                  <w:tcBorders>
                    <w:left w:val="single" w:sz="8" w:space="0" w:color="auto"/>
                    <w:bottom w:val="single" w:sz="8" w:space="0" w:color="auto"/>
                  </w:tcBorders>
                  <w:shd w:val="clear" w:color="auto" w:fill="auto"/>
                </w:tcPr>
                <w:p w14:paraId="38BDE80F"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10</w:t>
                  </w:r>
                </w:p>
              </w:tc>
            </w:tr>
            <w:tr w:rsidR="00D624A2" w:rsidRPr="00D624A2" w14:paraId="7178167C" w14:textId="77777777" w:rsidTr="00D624A2">
              <w:trPr>
                <w:cantSplit/>
              </w:trPr>
              <w:tc>
                <w:tcPr>
                  <w:tcW w:w="1635" w:type="dxa"/>
                  <w:tcBorders>
                    <w:top w:val="single" w:sz="8" w:space="0" w:color="auto"/>
                    <w:bottom w:val="single" w:sz="8" w:space="0" w:color="auto"/>
                    <w:right w:val="single" w:sz="12" w:space="0" w:color="auto"/>
                  </w:tcBorders>
                  <w:shd w:val="pct10" w:color="auto" w:fill="auto"/>
                </w:tcPr>
                <w:p w14:paraId="0440417E"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6 -10</w:t>
                  </w:r>
                </w:p>
              </w:tc>
              <w:tc>
                <w:tcPr>
                  <w:tcW w:w="1185" w:type="dxa"/>
                  <w:tcBorders>
                    <w:top w:val="single" w:sz="8" w:space="0" w:color="auto"/>
                    <w:left w:val="single" w:sz="12" w:space="0" w:color="auto"/>
                    <w:bottom w:val="single" w:sz="8" w:space="0" w:color="auto"/>
                    <w:right w:val="single" w:sz="2" w:space="0" w:color="auto"/>
                  </w:tcBorders>
                  <w:shd w:val="clear" w:color="auto" w:fill="FFFFFF" w:themeFill="background1"/>
                </w:tcPr>
                <w:p w14:paraId="301D3998"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3.5</w:t>
                  </w:r>
                </w:p>
              </w:tc>
              <w:tc>
                <w:tcPr>
                  <w:tcW w:w="1276" w:type="dxa"/>
                  <w:tcBorders>
                    <w:top w:val="single" w:sz="8" w:space="0" w:color="auto"/>
                    <w:left w:val="single" w:sz="2" w:space="0" w:color="auto"/>
                    <w:bottom w:val="single" w:sz="8" w:space="0" w:color="auto"/>
                    <w:right w:val="single" w:sz="2" w:space="0" w:color="auto"/>
                  </w:tcBorders>
                  <w:shd w:val="clear" w:color="auto" w:fill="FFFFFF" w:themeFill="background1"/>
                </w:tcPr>
                <w:p w14:paraId="6C37463F"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3</w:t>
                  </w:r>
                </w:p>
              </w:tc>
              <w:tc>
                <w:tcPr>
                  <w:tcW w:w="1391" w:type="dxa"/>
                  <w:tcBorders>
                    <w:top w:val="single" w:sz="8" w:space="0" w:color="auto"/>
                    <w:left w:val="single" w:sz="2" w:space="0" w:color="auto"/>
                    <w:bottom w:val="single" w:sz="8" w:space="0" w:color="auto"/>
                  </w:tcBorders>
                  <w:shd w:val="clear" w:color="auto" w:fill="FFFFFF" w:themeFill="background1"/>
                </w:tcPr>
                <w:p w14:paraId="1F8ECA69"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3</w:t>
                  </w:r>
                </w:p>
              </w:tc>
              <w:tc>
                <w:tcPr>
                  <w:tcW w:w="1670" w:type="dxa"/>
                  <w:tcBorders>
                    <w:top w:val="single" w:sz="8" w:space="0" w:color="auto"/>
                    <w:bottom w:val="single" w:sz="8" w:space="0" w:color="auto"/>
                    <w:right w:val="single" w:sz="12" w:space="0" w:color="auto"/>
                  </w:tcBorders>
                  <w:shd w:val="pct10" w:color="auto" w:fill="auto"/>
                </w:tcPr>
                <w:p w14:paraId="43F7EACC"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876 - 1175</w:t>
                  </w:r>
                </w:p>
              </w:tc>
              <w:tc>
                <w:tcPr>
                  <w:tcW w:w="1333" w:type="dxa"/>
                  <w:tcBorders>
                    <w:top w:val="single" w:sz="8" w:space="0" w:color="auto"/>
                    <w:left w:val="single" w:sz="12" w:space="0" w:color="auto"/>
                    <w:bottom w:val="single" w:sz="8" w:space="0" w:color="auto"/>
                    <w:right w:val="single" w:sz="8" w:space="0" w:color="auto"/>
                  </w:tcBorders>
                  <w:shd w:val="clear" w:color="auto" w:fill="auto"/>
                </w:tcPr>
                <w:p w14:paraId="18F766FC"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19</w:t>
                  </w:r>
                </w:p>
              </w:tc>
              <w:tc>
                <w:tcPr>
                  <w:tcW w:w="1276" w:type="dxa"/>
                  <w:tcBorders>
                    <w:top w:val="single" w:sz="8" w:space="0" w:color="auto"/>
                    <w:left w:val="single" w:sz="8" w:space="0" w:color="auto"/>
                    <w:bottom w:val="single" w:sz="8" w:space="0" w:color="auto"/>
                    <w:right w:val="single" w:sz="8" w:space="0" w:color="auto"/>
                  </w:tcBorders>
                  <w:shd w:val="clear" w:color="auto" w:fill="auto"/>
                </w:tcPr>
                <w:p w14:paraId="663680F9"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15</w:t>
                  </w:r>
                </w:p>
              </w:tc>
              <w:tc>
                <w:tcPr>
                  <w:tcW w:w="1255" w:type="dxa"/>
                  <w:tcBorders>
                    <w:top w:val="single" w:sz="8" w:space="0" w:color="auto"/>
                    <w:left w:val="single" w:sz="8" w:space="0" w:color="auto"/>
                    <w:bottom w:val="single" w:sz="8" w:space="0" w:color="auto"/>
                  </w:tcBorders>
                  <w:shd w:val="clear" w:color="auto" w:fill="auto"/>
                </w:tcPr>
                <w:p w14:paraId="53FECFD6"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11</w:t>
                  </w:r>
                </w:p>
              </w:tc>
            </w:tr>
            <w:tr w:rsidR="00D624A2" w:rsidRPr="00D624A2" w14:paraId="4A79D1EE" w14:textId="77777777" w:rsidTr="00D624A2">
              <w:trPr>
                <w:cantSplit/>
              </w:trPr>
              <w:tc>
                <w:tcPr>
                  <w:tcW w:w="1635" w:type="dxa"/>
                  <w:tcBorders>
                    <w:top w:val="single" w:sz="8" w:space="0" w:color="auto"/>
                    <w:bottom w:val="single" w:sz="8" w:space="0" w:color="auto"/>
                    <w:right w:val="single" w:sz="12" w:space="0" w:color="auto"/>
                  </w:tcBorders>
                  <w:shd w:val="pct10" w:color="auto" w:fill="auto"/>
                </w:tcPr>
                <w:p w14:paraId="270399C5"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11 - 15</w:t>
                  </w:r>
                </w:p>
              </w:tc>
              <w:tc>
                <w:tcPr>
                  <w:tcW w:w="1185" w:type="dxa"/>
                  <w:tcBorders>
                    <w:top w:val="single" w:sz="8" w:space="0" w:color="auto"/>
                    <w:left w:val="single" w:sz="12" w:space="0" w:color="auto"/>
                    <w:bottom w:val="single" w:sz="8" w:space="0" w:color="auto"/>
                    <w:right w:val="single" w:sz="2" w:space="0" w:color="auto"/>
                  </w:tcBorders>
                  <w:shd w:val="clear" w:color="auto" w:fill="FFFFFF" w:themeFill="background1"/>
                </w:tcPr>
                <w:p w14:paraId="502EE4D2"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4.5</w:t>
                  </w:r>
                </w:p>
              </w:tc>
              <w:tc>
                <w:tcPr>
                  <w:tcW w:w="1276" w:type="dxa"/>
                  <w:tcBorders>
                    <w:top w:val="single" w:sz="8" w:space="0" w:color="auto"/>
                    <w:left w:val="single" w:sz="2" w:space="0" w:color="auto"/>
                    <w:bottom w:val="single" w:sz="8" w:space="0" w:color="auto"/>
                    <w:right w:val="single" w:sz="2" w:space="0" w:color="auto"/>
                  </w:tcBorders>
                  <w:shd w:val="clear" w:color="auto" w:fill="FFFFFF" w:themeFill="background1"/>
                </w:tcPr>
                <w:p w14:paraId="320D265B"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3.5</w:t>
                  </w:r>
                </w:p>
              </w:tc>
              <w:tc>
                <w:tcPr>
                  <w:tcW w:w="1391" w:type="dxa"/>
                  <w:tcBorders>
                    <w:top w:val="single" w:sz="8" w:space="0" w:color="auto"/>
                    <w:left w:val="single" w:sz="2" w:space="0" w:color="auto"/>
                    <w:bottom w:val="single" w:sz="8" w:space="0" w:color="auto"/>
                  </w:tcBorders>
                  <w:shd w:val="clear" w:color="auto" w:fill="FFFFFF" w:themeFill="background1"/>
                </w:tcPr>
                <w:p w14:paraId="3D853146"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3</w:t>
                  </w:r>
                </w:p>
              </w:tc>
              <w:tc>
                <w:tcPr>
                  <w:tcW w:w="1670" w:type="dxa"/>
                  <w:tcBorders>
                    <w:top w:val="single" w:sz="8" w:space="0" w:color="auto"/>
                    <w:bottom w:val="single" w:sz="8" w:space="0" w:color="auto"/>
                    <w:right w:val="single" w:sz="12" w:space="0" w:color="auto"/>
                  </w:tcBorders>
                  <w:shd w:val="pct10" w:color="auto" w:fill="auto"/>
                </w:tcPr>
                <w:p w14:paraId="39C01775"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 xml:space="preserve">1176-1550 </w:t>
                  </w:r>
                </w:p>
              </w:tc>
              <w:tc>
                <w:tcPr>
                  <w:tcW w:w="1333" w:type="dxa"/>
                  <w:tcBorders>
                    <w:top w:val="single" w:sz="8" w:space="0" w:color="auto"/>
                    <w:left w:val="single" w:sz="12" w:space="0" w:color="auto"/>
                    <w:bottom w:val="single" w:sz="8" w:space="0" w:color="auto"/>
                    <w:right w:val="single" w:sz="8" w:space="0" w:color="auto"/>
                  </w:tcBorders>
                  <w:shd w:val="clear" w:color="auto" w:fill="auto"/>
                </w:tcPr>
                <w:p w14:paraId="1950B2DB"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20</w:t>
                  </w:r>
                </w:p>
              </w:tc>
              <w:tc>
                <w:tcPr>
                  <w:tcW w:w="1276" w:type="dxa"/>
                  <w:tcBorders>
                    <w:top w:val="single" w:sz="8" w:space="0" w:color="auto"/>
                    <w:left w:val="single" w:sz="8" w:space="0" w:color="auto"/>
                    <w:bottom w:val="single" w:sz="8" w:space="0" w:color="auto"/>
                    <w:right w:val="single" w:sz="8" w:space="0" w:color="auto"/>
                  </w:tcBorders>
                  <w:shd w:val="clear" w:color="auto" w:fill="auto"/>
                </w:tcPr>
                <w:p w14:paraId="47EA3CBF"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16</w:t>
                  </w:r>
                </w:p>
              </w:tc>
              <w:tc>
                <w:tcPr>
                  <w:tcW w:w="1255" w:type="dxa"/>
                  <w:tcBorders>
                    <w:top w:val="single" w:sz="8" w:space="0" w:color="auto"/>
                    <w:left w:val="single" w:sz="8" w:space="0" w:color="auto"/>
                    <w:bottom w:val="single" w:sz="8" w:space="0" w:color="auto"/>
                  </w:tcBorders>
                  <w:shd w:val="clear" w:color="auto" w:fill="auto"/>
                </w:tcPr>
                <w:p w14:paraId="00294647"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12</w:t>
                  </w:r>
                </w:p>
              </w:tc>
            </w:tr>
            <w:tr w:rsidR="00D624A2" w:rsidRPr="00D624A2" w14:paraId="1B474CF3" w14:textId="77777777" w:rsidTr="00D76065">
              <w:tblPrEx>
                <w:tblW w:w="1102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pct10" w:color="auto" w:fill="auto"/>
                <w:tblLook w:val="0000" w:firstRow="0" w:lastRow="0" w:firstColumn="0" w:lastColumn="0" w:noHBand="0" w:noVBand="0"/>
                <w:tblPrExChange w:id="11" w:author="Anam Sadia" w:date="2024-08-22T15:19:00Z">
                  <w:tblPrEx>
                    <w:tblW w:w="1102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pct10" w:color="auto" w:fill="auto"/>
                    <w:tblLook w:val="0000" w:firstRow="0" w:lastRow="0" w:firstColumn="0" w:lastColumn="0" w:noHBand="0" w:noVBand="0"/>
                  </w:tblPrEx>
                </w:tblPrExChange>
              </w:tblPrEx>
              <w:trPr>
                <w:cantSplit/>
                <w:trHeight w:val="313"/>
                <w:trPrChange w:id="12" w:author="Anam Sadia" w:date="2024-08-22T15:19:00Z">
                  <w:trPr>
                    <w:cantSplit/>
                  </w:trPr>
                </w:trPrChange>
              </w:trPr>
              <w:tc>
                <w:tcPr>
                  <w:tcW w:w="1635" w:type="dxa"/>
                  <w:tcBorders>
                    <w:top w:val="single" w:sz="8" w:space="0" w:color="auto"/>
                    <w:bottom w:val="single" w:sz="8" w:space="0" w:color="auto"/>
                    <w:right w:val="single" w:sz="12" w:space="0" w:color="auto"/>
                  </w:tcBorders>
                  <w:shd w:val="pct10" w:color="auto" w:fill="auto"/>
                  <w:tcPrChange w:id="13" w:author="Anam Sadia" w:date="2024-08-22T15:19:00Z">
                    <w:tcPr>
                      <w:tcW w:w="1635" w:type="dxa"/>
                      <w:tcBorders>
                        <w:top w:val="single" w:sz="8" w:space="0" w:color="auto"/>
                        <w:bottom w:val="single" w:sz="8" w:space="0" w:color="auto"/>
                        <w:right w:val="single" w:sz="12" w:space="0" w:color="auto"/>
                      </w:tcBorders>
                      <w:shd w:val="pct10" w:color="auto" w:fill="auto"/>
                    </w:tcPr>
                  </w:tcPrChange>
                </w:tcPr>
                <w:p w14:paraId="3E7783E2"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16 - 25</w:t>
                  </w:r>
                </w:p>
              </w:tc>
              <w:tc>
                <w:tcPr>
                  <w:tcW w:w="1185" w:type="dxa"/>
                  <w:tcBorders>
                    <w:top w:val="single" w:sz="8" w:space="0" w:color="auto"/>
                    <w:left w:val="single" w:sz="12" w:space="0" w:color="auto"/>
                    <w:bottom w:val="single" w:sz="8" w:space="0" w:color="auto"/>
                    <w:right w:val="single" w:sz="2" w:space="0" w:color="auto"/>
                  </w:tcBorders>
                  <w:shd w:val="clear" w:color="auto" w:fill="FFFFFF" w:themeFill="background1"/>
                  <w:tcPrChange w:id="14" w:author="Anam Sadia" w:date="2024-08-22T15:19:00Z">
                    <w:tcPr>
                      <w:tcW w:w="1185" w:type="dxa"/>
                      <w:tcBorders>
                        <w:top w:val="single" w:sz="8" w:space="0" w:color="auto"/>
                        <w:left w:val="single" w:sz="12" w:space="0" w:color="auto"/>
                        <w:bottom w:val="single" w:sz="8" w:space="0" w:color="auto"/>
                        <w:right w:val="single" w:sz="2" w:space="0" w:color="auto"/>
                      </w:tcBorders>
                      <w:shd w:val="clear" w:color="auto" w:fill="FFFFFF" w:themeFill="background1"/>
                    </w:tcPr>
                  </w:tcPrChange>
                </w:tcPr>
                <w:p w14:paraId="0A0B56F6"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5.5</w:t>
                  </w:r>
                </w:p>
              </w:tc>
              <w:tc>
                <w:tcPr>
                  <w:tcW w:w="1276" w:type="dxa"/>
                  <w:tcBorders>
                    <w:top w:val="single" w:sz="8" w:space="0" w:color="auto"/>
                    <w:left w:val="single" w:sz="2" w:space="0" w:color="auto"/>
                    <w:bottom w:val="single" w:sz="8" w:space="0" w:color="auto"/>
                    <w:right w:val="single" w:sz="2" w:space="0" w:color="auto"/>
                  </w:tcBorders>
                  <w:shd w:val="clear" w:color="auto" w:fill="FFFFFF" w:themeFill="background1"/>
                  <w:tcPrChange w:id="15" w:author="Anam Sadia" w:date="2024-08-22T15:19:00Z">
                    <w:tcPr>
                      <w:tcW w:w="1276" w:type="dxa"/>
                      <w:tcBorders>
                        <w:top w:val="single" w:sz="8" w:space="0" w:color="auto"/>
                        <w:left w:val="single" w:sz="2" w:space="0" w:color="auto"/>
                        <w:bottom w:val="single" w:sz="8" w:space="0" w:color="auto"/>
                        <w:right w:val="single" w:sz="2" w:space="0" w:color="auto"/>
                      </w:tcBorders>
                      <w:shd w:val="clear" w:color="auto" w:fill="FFFFFF" w:themeFill="background1"/>
                    </w:tcPr>
                  </w:tcPrChange>
                </w:tcPr>
                <w:p w14:paraId="7013D762"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4.5</w:t>
                  </w:r>
                </w:p>
              </w:tc>
              <w:tc>
                <w:tcPr>
                  <w:tcW w:w="1391" w:type="dxa"/>
                  <w:tcBorders>
                    <w:top w:val="single" w:sz="8" w:space="0" w:color="auto"/>
                    <w:left w:val="single" w:sz="2" w:space="0" w:color="auto"/>
                    <w:bottom w:val="single" w:sz="8" w:space="0" w:color="auto"/>
                  </w:tcBorders>
                  <w:shd w:val="clear" w:color="auto" w:fill="FFFFFF" w:themeFill="background1"/>
                  <w:tcPrChange w:id="16" w:author="Anam Sadia" w:date="2024-08-22T15:19:00Z">
                    <w:tcPr>
                      <w:tcW w:w="1391" w:type="dxa"/>
                      <w:tcBorders>
                        <w:top w:val="single" w:sz="8" w:space="0" w:color="auto"/>
                        <w:left w:val="single" w:sz="2" w:space="0" w:color="auto"/>
                        <w:bottom w:val="single" w:sz="8" w:space="0" w:color="auto"/>
                      </w:tcBorders>
                      <w:shd w:val="clear" w:color="auto" w:fill="FFFFFF" w:themeFill="background1"/>
                    </w:tcPr>
                  </w:tcPrChange>
                </w:tcPr>
                <w:p w14:paraId="443AB766"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3.5</w:t>
                  </w:r>
                </w:p>
              </w:tc>
              <w:tc>
                <w:tcPr>
                  <w:tcW w:w="1670" w:type="dxa"/>
                  <w:tcBorders>
                    <w:top w:val="single" w:sz="8" w:space="0" w:color="auto"/>
                    <w:bottom w:val="single" w:sz="8" w:space="0" w:color="auto"/>
                    <w:right w:val="single" w:sz="12" w:space="0" w:color="auto"/>
                  </w:tcBorders>
                  <w:shd w:val="pct10" w:color="auto" w:fill="auto"/>
                  <w:tcPrChange w:id="17" w:author="Anam Sadia" w:date="2024-08-22T15:19:00Z">
                    <w:tcPr>
                      <w:tcW w:w="1670" w:type="dxa"/>
                      <w:tcBorders>
                        <w:top w:val="single" w:sz="8" w:space="0" w:color="auto"/>
                        <w:bottom w:val="single" w:sz="8" w:space="0" w:color="auto"/>
                        <w:right w:val="single" w:sz="12" w:space="0" w:color="auto"/>
                      </w:tcBorders>
                      <w:shd w:val="pct10" w:color="auto" w:fill="auto"/>
                    </w:tcPr>
                  </w:tcPrChange>
                </w:tcPr>
                <w:p w14:paraId="1B9A9401"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1551 - 2025</w:t>
                  </w:r>
                </w:p>
              </w:tc>
              <w:tc>
                <w:tcPr>
                  <w:tcW w:w="1333" w:type="dxa"/>
                  <w:tcBorders>
                    <w:top w:val="single" w:sz="8" w:space="0" w:color="auto"/>
                    <w:left w:val="single" w:sz="12" w:space="0" w:color="auto"/>
                    <w:bottom w:val="single" w:sz="8" w:space="0" w:color="auto"/>
                    <w:right w:val="single" w:sz="8" w:space="0" w:color="auto"/>
                  </w:tcBorders>
                  <w:shd w:val="clear" w:color="auto" w:fill="auto"/>
                  <w:tcPrChange w:id="18" w:author="Anam Sadia" w:date="2024-08-22T15:19:00Z">
                    <w:tcPr>
                      <w:tcW w:w="1333" w:type="dxa"/>
                      <w:tcBorders>
                        <w:top w:val="single" w:sz="8" w:space="0" w:color="auto"/>
                        <w:left w:val="single" w:sz="12" w:space="0" w:color="auto"/>
                        <w:bottom w:val="single" w:sz="8" w:space="0" w:color="auto"/>
                        <w:right w:val="single" w:sz="8" w:space="0" w:color="auto"/>
                      </w:tcBorders>
                      <w:shd w:val="clear" w:color="auto" w:fill="auto"/>
                    </w:tcPr>
                  </w:tcPrChange>
                </w:tcPr>
                <w:p w14:paraId="142CBCF0"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21</w:t>
                  </w:r>
                </w:p>
              </w:tc>
              <w:tc>
                <w:tcPr>
                  <w:tcW w:w="1276" w:type="dxa"/>
                  <w:tcBorders>
                    <w:top w:val="single" w:sz="8" w:space="0" w:color="auto"/>
                    <w:left w:val="single" w:sz="8" w:space="0" w:color="auto"/>
                    <w:bottom w:val="single" w:sz="8" w:space="0" w:color="auto"/>
                    <w:right w:val="single" w:sz="8" w:space="0" w:color="auto"/>
                  </w:tcBorders>
                  <w:shd w:val="clear" w:color="auto" w:fill="auto"/>
                  <w:tcPrChange w:id="19" w:author="Anam Sadia" w:date="2024-08-22T15:19:00Z">
                    <w:tcPr>
                      <w:tcW w:w="1276" w:type="dxa"/>
                      <w:tcBorders>
                        <w:top w:val="single" w:sz="8" w:space="0" w:color="auto"/>
                        <w:left w:val="single" w:sz="8" w:space="0" w:color="auto"/>
                        <w:bottom w:val="single" w:sz="8" w:space="0" w:color="auto"/>
                        <w:right w:val="single" w:sz="8" w:space="0" w:color="auto"/>
                      </w:tcBorders>
                      <w:shd w:val="clear" w:color="auto" w:fill="auto"/>
                    </w:tcPr>
                  </w:tcPrChange>
                </w:tcPr>
                <w:p w14:paraId="1358FD1C"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17</w:t>
                  </w:r>
                </w:p>
              </w:tc>
              <w:tc>
                <w:tcPr>
                  <w:tcW w:w="1255" w:type="dxa"/>
                  <w:tcBorders>
                    <w:top w:val="single" w:sz="8" w:space="0" w:color="auto"/>
                    <w:left w:val="single" w:sz="8" w:space="0" w:color="auto"/>
                    <w:bottom w:val="single" w:sz="8" w:space="0" w:color="auto"/>
                  </w:tcBorders>
                  <w:shd w:val="clear" w:color="auto" w:fill="auto"/>
                  <w:tcPrChange w:id="20" w:author="Anam Sadia" w:date="2024-08-22T15:19:00Z">
                    <w:tcPr>
                      <w:tcW w:w="1255" w:type="dxa"/>
                      <w:tcBorders>
                        <w:top w:val="single" w:sz="8" w:space="0" w:color="auto"/>
                        <w:left w:val="single" w:sz="8" w:space="0" w:color="auto"/>
                        <w:bottom w:val="single" w:sz="8" w:space="0" w:color="auto"/>
                      </w:tcBorders>
                      <w:shd w:val="clear" w:color="auto" w:fill="auto"/>
                    </w:tcPr>
                  </w:tcPrChange>
                </w:tcPr>
                <w:p w14:paraId="57F2DE4E"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12</w:t>
                  </w:r>
                </w:p>
              </w:tc>
            </w:tr>
            <w:tr w:rsidR="00D624A2" w:rsidRPr="00D624A2" w14:paraId="46DD4948" w14:textId="77777777" w:rsidTr="00D624A2">
              <w:trPr>
                <w:cantSplit/>
              </w:trPr>
              <w:tc>
                <w:tcPr>
                  <w:tcW w:w="1635" w:type="dxa"/>
                  <w:tcBorders>
                    <w:top w:val="single" w:sz="8" w:space="0" w:color="auto"/>
                    <w:bottom w:val="single" w:sz="8" w:space="0" w:color="auto"/>
                    <w:right w:val="single" w:sz="12" w:space="0" w:color="auto"/>
                  </w:tcBorders>
                  <w:shd w:val="pct10" w:color="auto" w:fill="auto"/>
                </w:tcPr>
                <w:p w14:paraId="195FCE5C"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26 - 45</w:t>
                  </w:r>
                </w:p>
              </w:tc>
              <w:tc>
                <w:tcPr>
                  <w:tcW w:w="1185" w:type="dxa"/>
                  <w:tcBorders>
                    <w:top w:val="single" w:sz="8" w:space="0" w:color="auto"/>
                    <w:left w:val="single" w:sz="12" w:space="0" w:color="auto"/>
                    <w:bottom w:val="single" w:sz="8" w:space="0" w:color="auto"/>
                    <w:right w:val="single" w:sz="2" w:space="0" w:color="auto"/>
                  </w:tcBorders>
                  <w:shd w:val="clear" w:color="auto" w:fill="FFFFFF" w:themeFill="background1"/>
                </w:tcPr>
                <w:p w14:paraId="0B7C6F39"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7</w:t>
                  </w:r>
                </w:p>
              </w:tc>
              <w:tc>
                <w:tcPr>
                  <w:tcW w:w="1276" w:type="dxa"/>
                  <w:tcBorders>
                    <w:top w:val="single" w:sz="8" w:space="0" w:color="auto"/>
                    <w:left w:val="single" w:sz="2" w:space="0" w:color="auto"/>
                    <w:bottom w:val="single" w:sz="8" w:space="0" w:color="auto"/>
                    <w:right w:val="single" w:sz="2" w:space="0" w:color="auto"/>
                  </w:tcBorders>
                  <w:shd w:val="clear" w:color="auto" w:fill="FFFFFF" w:themeFill="background1"/>
                </w:tcPr>
                <w:p w14:paraId="3FC3A257"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5.5</w:t>
                  </w:r>
                </w:p>
              </w:tc>
              <w:tc>
                <w:tcPr>
                  <w:tcW w:w="1391" w:type="dxa"/>
                  <w:tcBorders>
                    <w:top w:val="single" w:sz="8" w:space="0" w:color="auto"/>
                    <w:left w:val="single" w:sz="2" w:space="0" w:color="auto"/>
                    <w:bottom w:val="single" w:sz="8" w:space="0" w:color="auto"/>
                  </w:tcBorders>
                  <w:shd w:val="clear" w:color="auto" w:fill="FFFFFF" w:themeFill="background1"/>
                </w:tcPr>
                <w:p w14:paraId="4F37CC21"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4</w:t>
                  </w:r>
                </w:p>
              </w:tc>
              <w:tc>
                <w:tcPr>
                  <w:tcW w:w="1670" w:type="dxa"/>
                  <w:tcBorders>
                    <w:top w:val="single" w:sz="8" w:space="0" w:color="auto"/>
                    <w:bottom w:val="single" w:sz="8" w:space="0" w:color="auto"/>
                    <w:right w:val="single" w:sz="12" w:space="0" w:color="auto"/>
                  </w:tcBorders>
                  <w:shd w:val="pct10" w:color="auto" w:fill="auto"/>
                </w:tcPr>
                <w:p w14:paraId="2A9EF6BD"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2026 - 2675</w:t>
                  </w:r>
                </w:p>
              </w:tc>
              <w:tc>
                <w:tcPr>
                  <w:tcW w:w="1333" w:type="dxa"/>
                  <w:tcBorders>
                    <w:top w:val="single" w:sz="8" w:space="0" w:color="auto"/>
                    <w:left w:val="single" w:sz="12" w:space="0" w:color="auto"/>
                    <w:bottom w:val="single" w:sz="8" w:space="0" w:color="auto"/>
                    <w:right w:val="single" w:sz="8" w:space="0" w:color="auto"/>
                  </w:tcBorders>
                  <w:shd w:val="clear" w:color="auto" w:fill="auto"/>
                </w:tcPr>
                <w:p w14:paraId="2F6C87F4"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23</w:t>
                  </w:r>
                </w:p>
              </w:tc>
              <w:tc>
                <w:tcPr>
                  <w:tcW w:w="1276" w:type="dxa"/>
                  <w:tcBorders>
                    <w:top w:val="single" w:sz="8" w:space="0" w:color="auto"/>
                    <w:left w:val="single" w:sz="8" w:space="0" w:color="auto"/>
                    <w:bottom w:val="single" w:sz="8" w:space="0" w:color="auto"/>
                    <w:right w:val="single" w:sz="8" w:space="0" w:color="auto"/>
                  </w:tcBorders>
                  <w:shd w:val="clear" w:color="auto" w:fill="auto"/>
                </w:tcPr>
                <w:p w14:paraId="71A86691"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18</w:t>
                  </w:r>
                </w:p>
              </w:tc>
              <w:tc>
                <w:tcPr>
                  <w:tcW w:w="1255" w:type="dxa"/>
                  <w:tcBorders>
                    <w:top w:val="single" w:sz="8" w:space="0" w:color="auto"/>
                    <w:left w:val="single" w:sz="8" w:space="0" w:color="auto"/>
                    <w:bottom w:val="single" w:sz="8" w:space="0" w:color="auto"/>
                  </w:tcBorders>
                  <w:shd w:val="clear" w:color="auto" w:fill="auto"/>
                </w:tcPr>
                <w:p w14:paraId="6473BB17"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13</w:t>
                  </w:r>
                </w:p>
              </w:tc>
            </w:tr>
            <w:tr w:rsidR="00D624A2" w:rsidRPr="00D624A2" w14:paraId="0B5A1578" w14:textId="77777777" w:rsidTr="00D624A2">
              <w:trPr>
                <w:cantSplit/>
              </w:trPr>
              <w:tc>
                <w:tcPr>
                  <w:tcW w:w="1635" w:type="dxa"/>
                  <w:tcBorders>
                    <w:top w:val="single" w:sz="8" w:space="0" w:color="auto"/>
                    <w:bottom w:val="single" w:sz="8" w:space="0" w:color="auto"/>
                    <w:right w:val="single" w:sz="12" w:space="0" w:color="auto"/>
                  </w:tcBorders>
                  <w:shd w:val="pct10" w:color="auto" w:fill="auto"/>
                </w:tcPr>
                <w:p w14:paraId="32512686"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46 - 65</w:t>
                  </w:r>
                </w:p>
              </w:tc>
              <w:tc>
                <w:tcPr>
                  <w:tcW w:w="1185" w:type="dxa"/>
                  <w:tcBorders>
                    <w:top w:val="single" w:sz="8" w:space="0" w:color="auto"/>
                    <w:left w:val="single" w:sz="12" w:space="0" w:color="auto"/>
                    <w:bottom w:val="single" w:sz="8" w:space="0" w:color="auto"/>
                    <w:right w:val="single" w:sz="2" w:space="0" w:color="auto"/>
                  </w:tcBorders>
                  <w:shd w:val="clear" w:color="auto" w:fill="FFFFFF" w:themeFill="background1"/>
                </w:tcPr>
                <w:p w14:paraId="6E3FB493"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8</w:t>
                  </w:r>
                </w:p>
              </w:tc>
              <w:tc>
                <w:tcPr>
                  <w:tcW w:w="1276" w:type="dxa"/>
                  <w:tcBorders>
                    <w:top w:val="single" w:sz="8" w:space="0" w:color="auto"/>
                    <w:left w:val="single" w:sz="2" w:space="0" w:color="auto"/>
                    <w:bottom w:val="single" w:sz="8" w:space="0" w:color="auto"/>
                    <w:right w:val="single" w:sz="2" w:space="0" w:color="auto"/>
                  </w:tcBorders>
                  <w:shd w:val="clear" w:color="auto" w:fill="FFFFFF" w:themeFill="background1"/>
                </w:tcPr>
                <w:p w14:paraId="1CFF59B3"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6</w:t>
                  </w:r>
                </w:p>
              </w:tc>
              <w:tc>
                <w:tcPr>
                  <w:tcW w:w="1391" w:type="dxa"/>
                  <w:tcBorders>
                    <w:top w:val="single" w:sz="8" w:space="0" w:color="auto"/>
                    <w:left w:val="single" w:sz="2" w:space="0" w:color="auto"/>
                    <w:bottom w:val="single" w:sz="8" w:space="0" w:color="auto"/>
                  </w:tcBorders>
                  <w:shd w:val="clear" w:color="auto" w:fill="FFFFFF" w:themeFill="background1"/>
                </w:tcPr>
                <w:p w14:paraId="0B20E9E5"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4.5</w:t>
                  </w:r>
                </w:p>
              </w:tc>
              <w:tc>
                <w:tcPr>
                  <w:tcW w:w="1670" w:type="dxa"/>
                  <w:tcBorders>
                    <w:top w:val="single" w:sz="8" w:space="0" w:color="auto"/>
                    <w:bottom w:val="single" w:sz="8" w:space="0" w:color="auto"/>
                    <w:right w:val="single" w:sz="12" w:space="0" w:color="auto"/>
                  </w:tcBorders>
                  <w:shd w:val="pct10" w:color="auto" w:fill="auto"/>
                </w:tcPr>
                <w:p w14:paraId="08B99CB5"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2676 - 3450</w:t>
                  </w:r>
                </w:p>
              </w:tc>
              <w:tc>
                <w:tcPr>
                  <w:tcW w:w="1333" w:type="dxa"/>
                  <w:tcBorders>
                    <w:top w:val="single" w:sz="8" w:space="0" w:color="auto"/>
                    <w:left w:val="single" w:sz="12" w:space="0" w:color="auto"/>
                    <w:bottom w:val="single" w:sz="8" w:space="0" w:color="auto"/>
                    <w:right w:val="single" w:sz="8" w:space="0" w:color="auto"/>
                  </w:tcBorders>
                  <w:shd w:val="clear" w:color="auto" w:fill="auto"/>
                </w:tcPr>
                <w:p w14:paraId="53BD8D2A"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25</w:t>
                  </w:r>
                </w:p>
              </w:tc>
              <w:tc>
                <w:tcPr>
                  <w:tcW w:w="1276" w:type="dxa"/>
                  <w:tcBorders>
                    <w:top w:val="single" w:sz="8" w:space="0" w:color="auto"/>
                    <w:left w:val="single" w:sz="8" w:space="0" w:color="auto"/>
                    <w:bottom w:val="single" w:sz="8" w:space="0" w:color="auto"/>
                    <w:right w:val="single" w:sz="8" w:space="0" w:color="auto"/>
                  </w:tcBorders>
                  <w:shd w:val="clear" w:color="auto" w:fill="auto"/>
                </w:tcPr>
                <w:p w14:paraId="29DD740D"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19</w:t>
                  </w:r>
                </w:p>
              </w:tc>
              <w:tc>
                <w:tcPr>
                  <w:tcW w:w="1255" w:type="dxa"/>
                  <w:tcBorders>
                    <w:top w:val="single" w:sz="8" w:space="0" w:color="auto"/>
                    <w:left w:val="single" w:sz="8" w:space="0" w:color="auto"/>
                    <w:bottom w:val="single" w:sz="8" w:space="0" w:color="auto"/>
                  </w:tcBorders>
                  <w:shd w:val="clear" w:color="auto" w:fill="auto"/>
                </w:tcPr>
                <w:p w14:paraId="2FB9F0DD"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14</w:t>
                  </w:r>
                </w:p>
              </w:tc>
            </w:tr>
            <w:tr w:rsidR="00D624A2" w:rsidRPr="00D624A2" w14:paraId="518D09EC" w14:textId="77777777" w:rsidTr="00D624A2">
              <w:trPr>
                <w:cantSplit/>
              </w:trPr>
              <w:tc>
                <w:tcPr>
                  <w:tcW w:w="1635" w:type="dxa"/>
                  <w:tcBorders>
                    <w:top w:val="single" w:sz="8" w:space="0" w:color="auto"/>
                    <w:bottom w:val="single" w:sz="8" w:space="0" w:color="auto"/>
                    <w:right w:val="single" w:sz="12" w:space="0" w:color="auto"/>
                  </w:tcBorders>
                  <w:shd w:val="pct10" w:color="auto" w:fill="auto"/>
                </w:tcPr>
                <w:p w14:paraId="19F66580"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66 - 85</w:t>
                  </w:r>
                </w:p>
              </w:tc>
              <w:tc>
                <w:tcPr>
                  <w:tcW w:w="1185" w:type="dxa"/>
                  <w:tcBorders>
                    <w:top w:val="single" w:sz="8" w:space="0" w:color="auto"/>
                    <w:left w:val="single" w:sz="12" w:space="0" w:color="auto"/>
                    <w:bottom w:val="single" w:sz="8" w:space="0" w:color="auto"/>
                    <w:right w:val="single" w:sz="2" w:space="0" w:color="auto"/>
                  </w:tcBorders>
                  <w:shd w:val="clear" w:color="auto" w:fill="FFFFFF" w:themeFill="background1"/>
                </w:tcPr>
                <w:p w14:paraId="1CA0AF3A"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9</w:t>
                  </w:r>
                </w:p>
              </w:tc>
              <w:tc>
                <w:tcPr>
                  <w:tcW w:w="1276" w:type="dxa"/>
                  <w:tcBorders>
                    <w:top w:val="single" w:sz="8" w:space="0" w:color="auto"/>
                    <w:left w:val="single" w:sz="2" w:space="0" w:color="auto"/>
                    <w:bottom w:val="single" w:sz="8" w:space="0" w:color="auto"/>
                    <w:right w:val="single" w:sz="2" w:space="0" w:color="auto"/>
                  </w:tcBorders>
                  <w:shd w:val="clear" w:color="auto" w:fill="FFFFFF" w:themeFill="background1"/>
                </w:tcPr>
                <w:p w14:paraId="5B6F01BC"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7</w:t>
                  </w:r>
                </w:p>
              </w:tc>
              <w:tc>
                <w:tcPr>
                  <w:tcW w:w="1391" w:type="dxa"/>
                  <w:tcBorders>
                    <w:top w:val="single" w:sz="8" w:space="0" w:color="auto"/>
                    <w:left w:val="single" w:sz="2" w:space="0" w:color="auto"/>
                    <w:bottom w:val="single" w:sz="8" w:space="0" w:color="auto"/>
                  </w:tcBorders>
                  <w:shd w:val="clear" w:color="auto" w:fill="FFFFFF" w:themeFill="background1"/>
                </w:tcPr>
                <w:p w14:paraId="4CA275F1"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5</w:t>
                  </w:r>
                </w:p>
              </w:tc>
              <w:tc>
                <w:tcPr>
                  <w:tcW w:w="1670" w:type="dxa"/>
                  <w:tcBorders>
                    <w:top w:val="single" w:sz="8" w:space="0" w:color="auto"/>
                    <w:bottom w:val="single" w:sz="8" w:space="0" w:color="auto"/>
                    <w:right w:val="single" w:sz="12" w:space="0" w:color="auto"/>
                  </w:tcBorders>
                  <w:shd w:val="pct10" w:color="auto" w:fill="auto"/>
                </w:tcPr>
                <w:p w14:paraId="0F9386EE"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3541 - 4350</w:t>
                  </w:r>
                </w:p>
              </w:tc>
              <w:tc>
                <w:tcPr>
                  <w:tcW w:w="1333" w:type="dxa"/>
                  <w:tcBorders>
                    <w:top w:val="single" w:sz="8" w:space="0" w:color="auto"/>
                    <w:left w:val="single" w:sz="12" w:space="0" w:color="auto"/>
                    <w:bottom w:val="single" w:sz="8" w:space="0" w:color="auto"/>
                    <w:right w:val="single" w:sz="8" w:space="0" w:color="auto"/>
                  </w:tcBorders>
                  <w:shd w:val="clear" w:color="auto" w:fill="auto"/>
                </w:tcPr>
                <w:p w14:paraId="29AC0CEA"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27</w:t>
                  </w:r>
                </w:p>
              </w:tc>
              <w:tc>
                <w:tcPr>
                  <w:tcW w:w="1276" w:type="dxa"/>
                  <w:tcBorders>
                    <w:top w:val="single" w:sz="8" w:space="0" w:color="auto"/>
                    <w:left w:val="single" w:sz="8" w:space="0" w:color="auto"/>
                    <w:bottom w:val="single" w:sz="8" w:space="0" w:color="auto"/>
                    <w:right w:val="single" w:sz="8" w:space="0" w:color="auto"/>
                  </w:tcBorders>
                  <w:shd w:val="clear" w:color="auto" w:fill="auto"/>
                </w:tcPr>
                <w:p w14:paraId="4878262E"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20</w:t>
                  </w:r>
                </w:p>
              </w:tc>
              <w:tc>
                <w:tcPr>
                  <w:tcW w:w="1255" w:type="dxa"/>
                  <w:tcBorders>
                    <w:top w:val="single" w:sz="8" w:space="0" w:color="auto"/>
                    <w:left w:val="single" w:sz="8" w:space="0" w:color="auto"/>
                    <w:bottom w:val="single" w:sz="8" w:space="0" w:color="auto"/>
                  </w:tcBorders>
                  <w:shd w:val="clear" w:color="auto" w:fill="auto"/>
                </w:tcPr>
                <w:p w14:paraId="445D7CE4"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15</w:t>
                  </w:r>
                </w:p>
              </w:tc>
            </w:tr>
            <w:tr w:rsidR="00D624A2" w:rsidRPr="00D624A2" w14:paraId="71381D62" w14:textId="77777777" w:rsidTr="00D624A2">
              <w:trPr>
                <w:cantSplit/>
              </w:trPr>
              <w:tc>
                <w:tcPr>
                  <w:tcW w:w="1635" w:type="dxa"/>
                  <w:tcBorders>
                    <w:top w:val="single" w:sz="8" w:space="0" w:color="auto"/>
                    <w:bottom w:val="single" w:sz="8" w:space="0" w:color="auto"/>
                    <w:right w:val="single" w:sz="12" w:space="0" w:color="auto"/>
                  </w:tcBorders>
                  <w:shd w:val="pct10" w:color="auto" w:fill="auto"/>
                </w:tcPr>
                <w:p w14:paraId="2AC28D6F"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86 - 125</w:t>
                  </w:r>
                </w:p>
              </w:tc>
              <w:tc>
                <w:tcPr>
                  <w:tcW w:w="1185" w:type="dxa"/>
                  <w:tcBorders>
                    <w:top w:val="single" w:sz="8" w:space="0" w:color="auto"/>
                    <w:left w:val="single" w:sz="12" w:space="0" w:color="auto"/>
                    <w:bottom w:val="single" w:sz="8" w:space="0" w:color="auto"/>
                    <w:right w:val="single" w:sz="2" w:space="0" w:color="auto"/>
                  </w:tcBorders>
                  <w:shd w:val="clear" w:color="auto" w:fill="FFFFFF" w:themeFill="background1"/>
                </w:tcPr>
                <w:p w14:paraId="04B8A7FB"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11</w:t>
                  </w:r>
                </w:p>
              </w:tc>
              <w:tc>
                <w:tcPr>
                  <w:tcW w:w="1276" w:type="dxa"/>
                  <w:tcBorders>
                    <w:top w:val="single" w:sz="8" w:space="0" w:color="auto"/>
                    <w:left w:val="single" w:sz="2" w:space="0" w:color="auto"/>
                    <w:bottom w:val="single" w:sz="8" w:space="0" w:color="auto"/>
                    <w:right w:val="single" w:sz="2" w:space="0" w:color="auto"/>
                  </w:tcBorders>
                  <w:shd w:val="clear" w:color="auto" w:fill="FFFFFF" w:themeFill="background1"/>
                </w:tcPr>
                <w:p w14:paraId="3B10F4B1"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8</w:t>
                  </w:r>
                </w:p>
              </w:tc>
              <w:tc>
                <w:tcPr>
                  <w:tcW w:w="1391" w:type="dxa"/>
                  <w:tcBorders>
                    <w:top w:val="single" w:sz="8" w:space="0" w:color="auto"/>
                    <w:left w:val="single" w:sz="2" w:space="0" w:color="auto"/>
                    <w:bottom w:val="single" w:sz="8" w:space="0" w:color="auto"/>
                  </w:tcBorders>
                  <w:shd w:val="clear" w:color="auto" w:fill="FFFFFF" w:themeFill="background1"/>
                </w:tcPr>
                <w:p w14:paraId="14880019"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5.5</w:t>
                  </w:r>
                </w:p>
              </w:tc>
              <w:tc>
                <w:tcPr>
                  <w:tcW w:w="1670" w:type="dxa"/>
                  <w:tcBorders>
                    <w:top w:val="single" w:sz="8" w:space="0" w:color="auto"/>
                    <w:bottom w:val="single" w:sz="8" w:space="0" w:color="auto"/>
                    <w:right w:val="single" w:sz="12" w:space="0" w:color="auto"/>
                  </w:tcBorders>
                  <w:shd w:val="pct10" w:color="auto" w:fill="auto"/>
                </w:tcPr>
                <w:p w14:paraId="407871BC"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4351 - 5450</w:t>
                  </w:r>
                </w:p>
              </w:tc>
              <w:tc>
                <w:tcPr>
                  <w:tcW w:w="1333" w:type="dxa"/>
                  <w:tcBorders>
                    <w:top w:val="single" w:sz="8" w:space="0" w:color="auto"/>
                    <w:left w:val="single" w:sz="12" w:space="0" w:color="auto"/>
                    <w:bottom w:val="single" w:sz="8" w:space="0" w:color="auto"/>
                    <w:right w:val="single" w:sz="8" w:space="0" w:color="auto"/>
                  </w:tcBorders>
                  <w:shd w:val="clear" w:color="auto" w:fill="auto"/>
                </w:tcPr>
                <w:p w14:paraId="67B00B0B"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28</w:t>
                  </w:r>
                </w:p>
              </w:tc>
              <w:tc>
                <w:tcPr>
                  <w:tcW w:w="1276" w:type="dxa"/>
                  <w:tcBorders>
                    <w:top w:val="single" w:sz="8" w:space="0" w:color="auto"/>
                    <w:left w:val="single" w:sz="8" w:space="0" w:color="auto"/>
                    <w:bottom w:val="single" w:sz="8" w:space="0" w:color="auto"/>
                    <w:right w:val="single" w:sz="8" w:space="0" w:color="auto"/>
                  </w:tcBorders>
                  <w:shd w:val="clear" w:color="auto" w:fill="auto"/>
                </w:tcPr>
                <w:p w14:paraId="67A4855A"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21</w:t>
                  </w:r>
                </w:p>
              </w:tc>
              <w:tc>
                <w:tcPr>
                  <w:tcW w:w="1255" w:type="dxa"/>
                  <w:tcBorders>
                    <w:top w:val="single" w:sz="8" w:space="0" w:color="auto"/>
                    <w:left w:val="single" w:sz="8" w:space="0" w:color="auto"/>
                    <w:bottom w:val="single" w:sz="8" w:space="0" w:color="auto"/>
                  </w:tcBorders>
                  <w:shd w:val="clear" w:color="auto" w:fill="auto"/>
                </w:tcPr>
                <w:p w14:paraId="2D9CBE2A"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16</w:t>
                  </w:r>
                </w:p>
              </w:tc>
            </w:tr>
            <w:tr w:rsidR="00D624A2" w:rsidRPr="00D624A2" w14:paraId="29C80017" w14:textId="77777777" w:rsidTr="00D624A2">
              <w:trPr>
                <w:cantSplit/>
              </w:trPr>
              <w:tc>
                <w:tcPr>
                  <w:tcW w:w="1635" w:type="dxa"/>
                  <w:tcBorders>
                    <w:top w:val="single" w:sz="8" w:space="0" w:color="auto"/>
                    <w:bottom w:val="single" w:sz="8" w:space="0" w:color="auto"/>
                    <w:right w:val="single" w:sz="12" w:space="0" w:color="auto"/>
                  </w:tcBorders>
                  <w:shd w:val="pct10" w:color="auto" w:fill="auto"/>
                </w:tcPr>
                <w:p w14:paraId="10CC276C"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126 - 175</w:t>
                  </w:r>
                </w:p>
              </w:tc>
              <w:tc>
                <w:tcPr>
                  <w:tcW w:w="1185" w:type="dxa"/>
                  <w:tcBorders>
                    <w:top w:val="single" w:sz="8" w:space="0" w:color="auto"/>
                    <w:left w:val="single" w:sz="12" w:space="0" w:color="auto"/>
                    <w:bottom w:val="single" w:sz="8" w:space="0" w:color="auto"/>
                    <w:right w:val="single" w:sz="2" w:space="0" w:color="auto"/>
                  </w:tcBorders>
                  <w:shd w:val="clear" w:color="auto" w:fill="FFFFFF" w:themeFill="background1"/>
                </w:tcPr>
                <w:p w14:paraId="03112697"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12</w:t>
                  </w:r>
                </w:p>
              </w:tc>
              <w:tc>
                <w:tcPr>
                  <w:tcW w:w="1276" w:type="dxa"/>
                  <w:tcBorders>
                    <w:top w:val="single" w:sz="8" w:space="0" w:color="auto"/>
                    <w:left w:val="single" w:sz="2" w:space="0" w:color="auto"/>
                    <w:bottom w:val="single" w:sz="8" w:space="0" w:color="auto"/>
                    <w:right w:val="single" w:sz="2" w:space="0" w:color="auto"/>
                  </w:tcBorders>
                  <w:shd w:val="clear" w:color="auto" w:fill="FFFFFF" w:themeFill="background1"/>
                </w:tcPr>
                <w:p w14:paraId="440225DA"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9</w:t>
                  </w:r>
                </w:p>
              </w:tc>
              <w:tc>
                <w:tcPr>
                  <w:tcW w:w="1391" w:type="dxa"/>
                  <w:tcBorders>
                    <w:top w:val="single" w:sz="8" w:space="0" w:color="auto"/>
                    <w:left w:val="single" w:sz="2" w:space="0" w:color="auto"/>
                    <w:bottom w:val="single" w:sz="8" w:space="0" w:color="auto"/>
                  </w:tcBorders>
                  <w:shd w:val="clear" w:color="auto" w:fill="FFFFFF" w:themeFill="background1"/>
                </w:tcPr>
                <w:p w14:paraId="2173027A"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6</w:t>
                  </w:r>
                </w:p>
              </w:tc>
              <w:tc>
                <w:tcPr>
                  <w:tcW w:w="1670" w:type="dxa"/>
                  <w:tcBorders>
                    <w:top w:val="single" w:sz="8" w:space="0" w:color="auto"/>
                    <w:bottom w:val="single" w:sz="8" w:space="0" w:color="auto"/>
                    <w:right w:val="single" w:sz="12" w:space="0" w:color="auto"/>
                  </w:tcBorders>
                  <w:shd w:val="pct10" w:color="auto" w:fill="auto"/>
                </w:tcPr>
                <w:p w14:paraId="5432CA7A"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5451 - 6800</w:t>
                  </w:r>
                </w:p>
              </w:tc>
              <w:tc>
                <w:tcPr>
                  <w:tcW w:w="1333" w:type="dxa"/>
                  <w:tcBorders>
                    <w:top w:val="single" w:sz="8" w:space="0" w:color="auto"/>
                    <w:left w:val="single" w:sz="12" w:space="0" w:color="auto"/>
                    <w:bottom w:val="single" w:sz="8" w:space="0" w:color="auto"/>
                    <w:right w:val="single" w:sz="8" w:space="0" w:color="auto"/>
                  </w:tcBorders>
                  <w:shd w:val="clear" w:color="auto" w:fill="auto"/>
                </w:tcPr>
                <w:p w14:paraId="3B8E8116"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30</w:t>
                  </w:r>
                </w:p>
              </w:tc>
              <w:tc>
                <w:tcPr>
                  <w:tcW w:w="1276" w:type="dxa"/>
                  <w:tcBorders>
                    <w:top w:val="single" w:sz="8" w:space="0" w:color="auto"/>
                    <w:left w:val="single" w:sz="8" w:space="0" w:color="auto"/>
                    <w:bottom w:val="single" w:sz="8" w:space="0" w:color="auto"/>
                    <w:right w:val="single" w:sz="8" w:space="0" w:color="auto"/>
                  </w:tcBorders>
                  <w:shd w:val="clear" w:color="auto" w:fill="auto"/>
                </w:tcPr>
                <w:p w14:paraId="64FB0FDE"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23</w:t>
                  </w:r>
                </w:p>
              </w:tc>
              <w:tc>
                <w:tcPr>
                  <w:tcW w:w="1255" w:type="dxa"/>
                  <w:tcBorders>
                    <w:top w:val="single" w:sz="8" w:space="0" w:color="auto"/>
                    <w:left w:val="single" w:sz="8" w:space="0" w:color="auto"/>
                    <w:bottom w:val="single" w:sz="8" w:space="0" w:color="auto"/>
                  </w:tcBorders>
                  <w:shd w:val="clear" w:color="auto" w:fill="auto"/>
                </w:tcPr>
                <w:p w14:paraId="0E9CA08D"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17</w:t>
                  </w:r>
                </w:p>
              </w:tc>
            </w:tr>
            <w:tr w:rsidR="00D624A2" w:rsidRPr="00D624A2" w14:paraId="7892407E" w14:textId="77777777" w:rsidTr="00D624A2">
              <w:trPr>
                <w:cantSplit/>
              </w:trPr>
              <w:tc>
                <w:tcPr>
                  <w:tcW w:w="1635" w:type="dxa"/>
                  <w:tcBorders>
                    <w:top w:val="single" w:sz="8" w:space="0" w:color="auto"/>
                    <w:bottom w:val="single" w:sz="8" w:space="0" w:color="auto"/>
                    <w:right w:val="single" w:sz="12" w:space="0" w:color="auto"/>
                  </w:tcBorders>
                  <w:shd w:val="pct10" w:color="auto" w:fill="auto"/>
                </w:tcPr>
                <w:p w14:paraId="78B8350A"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176 - 275</w:t>
                  </w:r>
                </w:p>
              </w:tc>
              <w:tc>
                <w:tcPr>
                  <w:tcW w:w="1185" w:type="dxa"/>
                  <w:tcBorders>
                    <w:top w:val="single" w:sz="8" w:space="0" w:color="auto"/>
                    <w:left w:val="single" w:sz="12" w:space="0" w:color="auto"/>
                    <w:bottom w:val="single" w:sz="8" w:space="0" w:color="auto"/>
                    <w:right w:val="single" w:sz="2" w:space="0" w:color="auto"/>
                  </w:tcBorders>
                  <w:shd w:val="clear" w:color="auto" w:fill="FFFFFF" w:themeFill="background1"/>
                </w:tcPr>
                <w:p w14:paraId="4DD7B3CC"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13</w:t>
                  </w:r>
                </w:p>
              </w:tc>
              <w:tc>
                <w:tcPr>
                  <w:tcW w:w="1276" w:type="dxa"/>
                  <w:tcBorders>
                    <w:top w:val="single" w:sz="8" w:space="0" w:color="auto"/>
                    <w:left w:val="single" w:sz="2" w:space="0" w:color="auto"/>
                    <w:bottom w:val="single" w:sz="8" w:space="0" w:color="auto"/>
                    <w:right w:val="single" w:sz="2" w:space="0" w:color="auto"/>
                  </w:tcBorders>
                  <w:shd w:val="clear" w:color="auto" w:fill="FFFFFF" w:themeFill="background1"/>
                </w:tcPr>
                <w:p w14:paraId="671979FD"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10</w:t>
                  </w:r>
                </w:p>
              </w:tc>
              <w:tc>
                <w:tcPr>
                  <w:tcW w:w="1391" w:type="dxa"/>
                  <w:tcBorders>
                    <w:top w:val="single" w:sz="8" w:space="0" w:color="auto"/>
                    <w:left w:val="single" w:sz="2" w:space="0" w:color="auto"/>
                    <w:bottom w:val="single" w:sz="8" w:space="0" w:color="auto"/>
                  </w:tcBorders>
                  <w:shd w:val="clear" w:color="auto" w:fill="FFFFFF" w:themeFill="background1"/>
                </w:tcPr>
                <w:p w14:paraId="5769D9CB"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7</w:t>
                  </w:r>
                </w:p>
              </w:tc>
              <w:tc>
                <w:tcPr>
                  <w:tcW w:w="1670" w:type="dxa"/>
                  <w:tcBorders>
                    <w:top w:val="single" w:sz="8" w:space="0" w:color="auto"/>
                    <w:bottom w:val="single" w:sz="8" w:space="0" w:color="auto"/>
                    <w:right w:val="single" w:sz="12" w:space="0" w:color="auto"/>
                  </w:tcBorders>
                  <w:shd w:val="pct10" w:color="auto" w:fill="auto"/>
                </w:tcPr>
                <w:p w14:paraId="12D51664"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6801 - 8500</w:t>
                  </w:r>
                </w:p>
              </w:tc>
              <w:tc>
                <w:tcPr>
                  <w:tcW w:w="1333" w:type="dxa"/>
                  <w:tcBorders>
                    <w:top w:val="single" w:sz="8" w:space="0" w:color="auto"/>
                    <w:left w:val="single" w:sz="12" w:space="0" w:color="auto"/>
                    <w:bottom w:val="single" w:sz="8" w:space="0" w:color="auto"/>
                    <w:right w:val="single" w:sz="8" w:space="0" w:color="auto"/>
                  </w:tcBorders>
                  <w:shd w:val="clear" w:color="auto" w:fill="auto"/>
                </w:tcPr>
                <w:p w14:paraId="13C8C569"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32</w:t>
                  </w:r>
                </w:p>
              </w:tc>
              <w:tc>
                <w:tcPr>
                  <w:tcW w:w="1276" w:type="dxa"/>
                  <w:tcBorders>
                    <w:top w:val="single" w:sz="8" w:space="0" w:color="auto"/>
                    <w:left w:val="single" w:sz="8" w:space="0" w:color="auto"/>
                    <w:bottom w:val="single" w:sz="8" w:space="0" w:color="auto"/>
                    <w:right w:val="single" w:sz="8" w:space="0" w:color="auto"/>
                  </w:tcBorders>
                  <w:shd w:val="clear" w:color="auto" w:fill="auto"/>
                </w:tcPr>
                <w:p w14:paraId="184A00C6"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25</w:t>
                  </w:r>
                </w:p>
              </w:tc>
              <w:tc>
                <w:tcPr>
                  <w:tcW w:w="1255" w:type="dxa"/>
                  <w:tcBorders>
                    <w:top w:val="single" w:sz="8" w:space="0" w:color="auto"/>
                    <w:left w:val="single" w:sz="8" w:space="0" w:color="auto"/>
                    <w:bottom w:val="single" w:sz="8" w:space="0" w:color="auto"/>
                  </w:tcBorders>
                  <w:shd w:val="clear" w:color="auto" w:fill="auto"/>
                </w:tcPr>
                <w:p w14:paraId="6A0C652C"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19</w:t>
                  </w:r>
                </w:p>
              </w:tc>
            </w:tr>
            <w:tr w:rsidR="00D624A2" w:rsidRPr="00D624A2" w14:paraId="789743CF" w14:textId="77777777" w:rsidTr="00D624A2">
              <w:trPr>
                <w:cantSplit/>
              </w:trPr>
              <w:tc>
                <w:tcPr>
                  <w:tcW w:w="1635" w:type="dxa"/>
                  <w:tcBorders>
                    <w:top w:val="single" w:sz="8" w:space="0" w:color="auto"/>
                    <w:bottom w:val="single" w:sz="8" w:space="0" w:color="auto"/>
                    <w:right w:val="single" w:sz="12" w:space="0" w:color="auto"/>
                  </w:tcBorders>
                  <w:shd w:val="pct10" w:color="auto" w:fill="auto"/>
                </w:tcPr>
                <w:p w14:paraId="1DC1171D"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276 - 425</w:t>
                  </w:r>
                </w:p>
              </w:tc>
              <w:tc>
                <w:tcPr>
                  <w:tcW w:w="1185" w:type="dxa"/>
                  <w:tcBorders>
                    <w:top w:val="single" w:sz="8" w:space="0" w:color="auto"/>
                    <w:left w:val="single" w:sz="12" w:space="0" w:color="auto"/>
                    <w:bottom w:val="single" w:sz="8" w:space="0" w:color="auto"/>
                    <w:right w:val="single" w:sz="2" w:space="0" w:color="auto"/>
                  </w:tcBorders>
                  <w:shd w:val="clear" w:color="auto" w:fill="FFFFFF" w:themeFill="background1"/>
                </w:tcPr>
                <w:p w14:paraId="13A07866"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15</w:t>
                  </w:r>
                </w:p>
              </w:tc>
              <w:tc>
                <w:tcPr>
                  <w:tcW w:w="1276" w:type="dxa"/>
                  <w:tcBorders>
                    <w:top w:val="single" w:sz="8" w:space="0" w:color="auto"/>
                    <w:left w:val="single" w:sz="2" w:space="0" w:color="auto"/>
                    <w:bottom w:val="single" w:sz="8" w:space="0" w:color="auto"/>
                    <w:right w:val="single" w:sz="2" w:space="0" w:color="auto"/>
                  </w:tcBorders>
                  <w:shd w:val="clear" w:color="auto" w:fill="FFFFFF" w:themeFill="background1"/>
                </w:tcPr>
                <w:p w14:paraId="0E3791C3"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11</w:t>
                  </w:r>
                </w:p>
              </w:tc>
              <w:tc>
                <w:tcPr>
                  <w:tcW w:w="1391" w:type="dxa"/>
                  <w:tcBorders>
                    <w:top w:val="single" w:sz="8" w:space="0" w:color="auto"/>
                    <w:left w:val="single" w:sz="2" w:space="0" w:color="auto"/>
                    <w:bottom w:val="single" w:sz="8" w:space="0" w:color="auto"/>
                  </w:tcBorders>
                  <w:shd w:val="clear" w:color="auto" w:fill="FFFFFF" w:themeFill="background1"/>
                </w:tcPr>
                <w:p w14:paraId="04DF9BDE"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8</w:t>
                  </w:r>
                </w:p>
              </w:tc>
              <w:tc>
                <w:tcPr>
                  <w:tcW w:w="1670" w:type="dxa"/>
                  <w:tcBorders>
                    <w:top w:val="single" w:sz="8" w:space="0" w:color="auto"/>
                    <w:bottom w:val="single" w:sz="8" w:space="0" w:color="auto"/>
                    <w:right w:val="single" w:sz="12" w:space="0" w:color="auto"/>
                  </w:tcBorders>
                  <w:shd w:val="pct10" w:color="auto" w:fill="auto"/>
                </w:tcPr>
                <w:p w14:paraId="116B45B4"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8501 - 10700</w:t>
                  </w:r>
                </w:p>
              </w:tc>
              <w:tc>
                <w:tcPr>
                  <w:tcW w:w="1333" w:type="dxa"/>
                  <w:tcBorders>
                    <w:top w:val="single" w:sz="8" w:space="0" w:color="auto"/>
                    <w:left w:val="single" w:sz="12" w:space="0" w:color="auto"/>
                    <w:bottom w:val="single" w:sz="8" w:space="0" w:color="auto"/>
                    <w:right w:val="single" w:sz="8" w:space="0" w:color="auto"/>
                  </w:tcBorders>
                  <w:shd w:val="clear" w:color="auto" w:fill="auto"/>
                </w:tcPr>
                <w:p w14:paraId="5B5DCAC1"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34</w:t>
                  </w:r>
                </w:p>
              </w:tc>
              <w:tc>
                <w:tcPr>
                  <w:tcW w:w="1276" w:type="dxa"/>
                  <w:tcBorders>
                    <w:top w:val="single" w:sz="8" w:space="0" w:color="auto"/>
                    <w:left w:val="single" w:sz="8" w:space="0" w:color="auto"/>
                    <w:bottom w:val="single" w:sz="8" w:space="0" w:color="auto"/>
                    <w:right w:val="single" w:sz="8" w:space="0" w:color="auto"/>
                  </w:tcBorders>
                  <w:shd w:val="clear" w:color="auto" w:fill="auto"/>
                </w:tcPr>
                <w:p w14:paraId="38382914"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27</w:t>
                  </w:r>
                </w:p>
              </w:tc>
              <w:tc>
                <w:tcPr>
                  <w:tcW w:w="1255" w:type="dxa"/>
                  <w:tcBorders>
                    <w:top w:val="single" w:sz="8" w:space="0" w:color="auto"/>
                    <w:left w:val="single" w:sz="8" w:space="0" w:color="auto"/>
                    <w:bottom w:val="single" w:sz="8" w:space="0" w:color="auto"/>
                  </w:tcBorders>
                  <w:shd w:val="clear" w:color="auto" w:fill="auto"/>
                </w:tcPr>
                <w:p w14:paraId="5D8CAB5F"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20</w:t>
                  </w:r>
                </w:p>
              </w:tc>
            </w:tr>
            <w:tr w:rsidR="00D624A2" w:rsidRPr="00D624A2" w14:paraId="5FBF310A" w14:textId="77777777" w:rsidTr="00D624A2">
              <w:trPr>
                <w:cantSplit/>
              </w:trPr>
              <w:tc>
                <w:tcPr>
                  <w:tcW w:w="1635" w:type="dxa"/>
                  <w:tcBorders>
                    <w:top w:val="single" w:sz="8" w:space="0" w:color="auto"/>
                    <w:bottom w:val="single" w:sz="12" w:space="0" w:color="auto"/>
                    <w:right w:val="single" w:sz="12" w:space="0" w:color="auto"/>
                  </w:tcBorders>
                  <w:shd w:val="pct10" w:color="auto" w:fill="auto"/>
                </w:tcPr>
                <w:p w14:paraId="5E115668"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426 - 625</w:t>
                  </w:r>
                </w:p>
              </w:tc>
              <w:tc>
                <w:tcPr>
                  <w:tcW w:w="1185" w:type="dxa"/>
                  <w:tcBorders>
                    <w:top w:val="single" w:sz="8" w:space="0" w:color="auto"/>
                    <w:left w:val="single" w:sz="12" w:space="0" w:color="auto"/>
                    <w:bottom w:val="single" w:sz="12" w:space="0" w:color="auto"/>
                    <w:right w:val="single" w:sz="2" w:space="0" w:color="auto"/>
                  </w:tcBorders>
                  <w:shd w:val="clear" w:color="auto" w:fill="FFFFFF" w:themeFill="background1"/>
                </w:tcPr>
                <w:p w14:paraId="5A2CB782"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16</w:t>
                  </w:r>
                </w:p>
              </w:tc>
              <w:tc>
                <w:tcPr>
                  <w:tcW w:w="1276" w:type="dxa"/>
                  <w:tcBorders>
                    <w:top w:val="single" w:sz="8" w:space="0" w:color="auto"/>
                    <w:left w:val="single" w:sz="2" w:space="0" w:color="auto"/>
                    <w:bottom w:val="single" w:sz="12" w:space="0" w:color="auto"/>
                    <w:right w:val="single" w:sz="2" w:space="0" w:color="auto"/>
                  </w:tcBorders>
                  <w:shd w:val="clear" w:color="auto" w:fill="FFFFFF" w:themeFill="background1"/>
                </w:tcPr>
                <w:p w14:paraId="0088ED5E"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12</w:t>
                  </w:r>
                </w:p>
              </w:tc>
              <w:tc>
                <w:tcPr>
                  <w:tcW w:w="1391" w:type="dxa"/>
                  <w:tcBorders>
                    <w:top w:val="single" w:sz="8" w:space="0" w:color="auto"/>
                    <w:left w:val="single" w:sz="2" w:space="0" w:color="auto"/>
                    <w:bottom w:val="single" w:sz="12" w:space="0" w:color="auto"/>
                  </w:tcBorders>
                  <w:shd w:val="clear" w:color="auto" w:fill="FFFFFF" w:themeFill="background1"/>
                </w:tcPr>
                <w:p w14:paraId="2006DB49"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rPr>
                    <w:t>9</w:t>
                  </w:r>
                </w:p>
              </w:tc>
              <w:tc>
                <w:tcPr>
                  <w:tcW w:w="1670" w:type="dxa"/>
                  <w:tcBorders>
                    <w:top w:val="single" w:sz="8" w:space="0" w:color="auto"/>
                    <w:bottom w:val="single" w:sz="12" w:space="0" w:color="auto"/>
                    <w:right w:val="single" w:sz="12" w:space="0" w:color="auto"/>
                  </w:tcBorders>
                  <w:shd w:val="pct10" w:color="auto" w:fill="auto"/>
                </w:tcPr>
                <w:p w14:paraId="42173279"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lang w:eastAsia="el-GR"/>
                    </w:rPr>
                    <w:t xml:space="preserve">&gt;10700 </w:t>
                  </w:r>
                </w:p>
              </w:tc>
              <w:tc>
                <w:tcPr>
                  <w:tcW w:w="3864" w:type="dxa"/>
                  <w:gridSpan w:val="3"/>
                  <w:tcBorders>
                    <w:top w:val="single" w:sz="8" w:space="0" w:color="auto"/>
                    <w:left w:val="single" w:sz="12" w:space="0" w:color="auto"/>
                    <w:bottom w:val="single" w:sz="12" w:space="0" w:color="auto"/>
                  </w:tcBorders>
                  <w:shd w:val="clear" w:color="auto" w:fill="auto"/>
                </w:tcPr>
                <w:p w14:paraId="0EF81EB8" w14:textId="77777777" w:rsidR="00D624A2" w:rsidRPr="00D624A2" w:rsidRDefault="00D624A2" w:rsidP="00D624A2">
                  <w:pPr>
                    <w:pStyle w:val="Header"/>
                    <w:jc w:val="center"/>
                    <w:rPr>
                      <w:rFonts w:ascii="Arial" w:hAnsi="Arial" w:cs="Arial"/>
                      <w:sz w:val="20"/>
                      <w:szCs w:val="20"/>
                    </w:rPr>
                  </w:pPr>
                  <w:r w:rsidRPr="00D624A2">
                    <w:rPr>
                      <w:rFonts w:ascii="Arial" w:hAnsi="Arial" w:cs="Arial"/>
                      <w:sz w:val="20"/>
                      <w:szCs w:val="20"/>
                      <w:lang w:eastAsia="el-GR"/>
                    </w:rPr>
                    <w:t xml:space="preserve">follow progression above </w:t>
                  </w:r>
                </w:p>
              </w:tc>
            </w:tr>
          </w:tbl>
          <w:p w14:paraId="1EB2A635" w14:textId="77777777" w:rsidR="00456180" w:rsidRPr="00D624A2" w:rsidRDefault="00456180" w:rsidP="0067622B">
            <w:pPr>
              <w:pStyle w:val="Header"/>
              <w:spacing w:line="276" w:lineRule="auto"/>
              <w:rPr>
                <w:rFonts w:ascii="Arial" w:hAnsi="Arial" w:cs="Arial"/>
                <w:sz w:val="20"/>
                <w:szCs w:val="20"/>
              </w:rPr>
            </w:pPr>
            <w:r w:rsidRPr="00D624A2">
              <w:rPr>
                <w:rFonts w:ascii="Arial" w:hAnsi="Arial" w:cs="Arial"/>
                <w:color w:val="FFFFFF" w:themeColor="background1"/>
                <w:sz w:val="20"/>
                <w:szCs w:val="20"/>
              </w:rPr>
              <w:t>g</w:t>
            </w:r>
          </w:p>
        </w:tc>
      </w:tr>
      <w:tr w:rsidR="00D624A2" w:rsidRPr="00D624A2" w14:paraId="47E86E9B" w14:textId="77777777" w:rsidTr="00762A54">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Change w:id="21" w:author="Giannakopoulou Evangelia" w:date="2024-04-15T11:56:00Z">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
          </w:tblPrExChange>
        </w:tblPrEx>
        <w:trPr>
          <w:tblCellSpacing w:w="20" w:type="dxa"/>
          <w:jc w:val="center"/>
          <w:trPrChange w:id="22" w:author="Giannakopoulou Evangelia" w:date="2024-04-15T11:56:00Z">
            <w:trPr>
              <w:gridBefore w:val="1"/>
              <w:tblCellSpacing w:w="20" w:type="dxa"/>
              <w:jc w:val="center"/>
            </w:trPr>
          </w:trPrChange>
        </w:trPr>
        <w:tc>
          <w:tcPr>
            <w:tcW w:w="1759" w:type="dxa"/>
            <w:shd w:val="clear" w:color="auto" w:fill="D9D9D9" w:themeFill="background1" w:themeFillShade="D9"/>
            <w:tcPrChange w:id="23" w:author="Giannakopoulou Evangelia" w:date="2024-04-15T11:56:00Z">
              <w:tcPr>
                <w:tcW w:w="1712" w:type="dxa"/>
                <w:shd w:val="clear" w:color="auto" w:fill="D9D9D9" w:themeFill="background1" w:themeFillShade="D9"/>
              </w:tcPr>
            </w:tcPrChange>
          </w:tcPr>
          <w:p w14:paraId="5DF1DDA7" w14:textId="5422A591" w:rsidR="00D624A2" w:rsidRPr="00D624A2" w:rsidRDefault="00D624A2" w:rsidP="00D624A2">
            <w:pPr>
              <w:pStyle w:val="TOC3"/>
              <w:tabs>
                <w:tab w:val="clear" w:pos="2138"/>
                <w:tab w:val="clear" w:pos="8505"/>
                <w:tab w:val="clear" w:pos="8788"/>
              </w:tabs>
              <w:ind w:left="0" w:right="34" w:firstLine="0"/>
              <w:rPr>
                <w:b/>
                <w:bCs/>
                <w:sz w:val="20"/>
                <w:szCs w:val="20"/>
                <w:lang w:val="en-US"/>
              </w:rPr>
            </w:pPr>
            <w:r w:rsidRPr="00D624A2">
              <w:rPr>
                <w:b/>
                <w:bCs/>
                <w:sz w:val="20"/>
                <w:szCs w:val="20"/>
                <w:lang w:val="en-US"/>
              </w:rPr>
              <w:t xml:space="preserve">Effective number of personnel </w:t>
            </w:r>
          </w:p>
        </w:tc>
        <w:tc>
          <w:tcPr>
            <w:tcW w:w="13055" w:type="dxa"/>
            <w:shd w:val="clear" w:color="auto" w:fill="auto"/>
            <w:tcPrChange w:id="24" w:author="Giannakopoulou Evangelia" w:date="2024-04-15T11:56:00Z">
              <w:tcPr>
                <w:tcW w:w="13102" w:type="dxa"/>
                <w:gridSpan w:val="2"/>
                <w:shd w:val="clear" w:color="auto" w:fill="auto"/>
              </w:tcPr>
            </w:tcPrChange>
          </w:tcPr>
          <w:p w14:paraId="50367ED8" w14:textId="18350C37" w:rsidR="00D624A2" w:rsidRPr="00D624A2" w:rsidRDefault="00D624A2" w:rsidP="00D624A2">
            <w:pPr>
              <w:pStyle w:val="BodyTextIndent3"/>
              <w:spacing w:line="276" w:lineRule="auto"/>
              <w:ind w:left="0"/>
              <w:rPr>
                <w:rFonts w:cs="Arial"/>
                <w:sz w:val="20"/>
                <w:szCs w:val="20"/>
                <w:lang w:val="en-US"/>
              </w:rPr>
            </w:pPr>
            <w:r w:rsidRPr="00D624A2">
              <w:rPr>
                <w:rFonts w:cs="Arial"/>
                <w:sz w:val="20"/>
                <w:szCs w:val="20"/>
                <w:lang w:val="en-US"/>
              </w:rPr>
              <w:t xml:space="preserve">Effective number of personnel is calculated as described in MS Audit mandays calculation </w:t>
            </w:r>
            <w:r w:rsidR="0058618B">
              <w:rPr>
                <w:rFonts w:cs="Arial"/>
                <w:sz w:val="20"/>
                <w:szCs w:val="20"/>
                <w:lang w:val="en-US"/>
              </w:rPr>
              <w:t>procedure</w:t>
            </w:r>
            <w:r w:rsidRPr="00D624A2">
              <w:rPr>
                <w:rFonts w:cs="Arial"/>
                <w:sz w:val="20"/>
                <w:szCs w:val="20"/>
                <w:lang w:val="en-US"/>
              </w:rPr>
              <w:t xml:space="preserve"> (</w:t>
            </w:r>
            <w:r w:rsidR="0058618B" w:rsidRPr="0058618B">
              <w:rPr>
                <w:rFonts w:cs="Arial"/>
                <w:sz w:val="20"/>
                <w:szCs w:val="20"/>
                <w:lang w:val="en-US"/>
              </w:rPr>
              <w:t>VB-BA-ZET-MS-All-003-MDC-EN</w:t>
            </w:r>
            <w:r w:rsidRPr="00D624A2">
              <w:rPr>
                <w:rFonts w:cs="Arial"/>
                <w:sz w:val="20"/>
                <w:szCs w:val="20"/>
                <w:lang w:val="en-US"/>
              </w:rPr>
              <w:t>).</w:t>
            </w:r>
            <w:r w:rsidRPr="00D624A2">
              <w:rPr>
                <w:rFonts w:cs="Arial"/>
                <w:sz w:val="20"/>
                <w:szCs w:val="20"/>
              </w:rPr>
              <w:t xml:space="preserve"> </w:t>
            </w:r>
            <w:r w:rsidRPr="00D624A2">
              <w:rPr>
                <w:rFonts w:cs="Arial"/>
                <w:sz w:val="20"/>
                <w:szCs w:val="20"/>
                <w:lang w:val="en-US"/>
              </w:rPr>
              <w:t>In case of seasonal operations (e.g. harvesting activities, holiday villages and hotels, etc,) the calculation of the effective number of personnel shall be based on the personnel typically present in peak season operations. Especially for OH&amp;SMS the following factors shall be considered in order to determine effective personnel number:</w:t>
            </w:r>
          </w:p>
          <w:p w14:paraId="55AD1622" w14:textId="77777777" w:rsidR="00D624A2" w:rsidRPr="00D624A2" w:rsidRDefault="00D624A2" w:rsidP="00D624A2">
            <w:pPr>
              <w:pStyle w:val="BodyTextIndent3"/>
              <w:numPr>
                <w:ilvl w:val="0"/>
                <w:numId w:val="8"/>
              </w:numPr>
              <w:spacing w:after="0" w:line="276" w:lineRule="auto"/>
              <w:rPr>
                <w:rFonts w:cs="Arial"/>
                <w:sz w:val="20"/>
                <w:szCs w:val="20"/>
                <w:lang w:val="en-US"/>
              </w:rPr>
            </w:pPr>
            <w:r w:rsidRPr="00D624A2">
              <w:rPr>
                <w:rFonts w:cs="Arial"/>
                <w:sz w:val="20"/>
                <w:szCs w:val="20"/>
                <w:lang w:val="en-US"/>
              </w:rPr>
              <w:t>it shall also include personnel from contractors and subcontractors performing work or work-related activities that are under the control or influence of the organization, that can have impact on the organization’s OH&amp;SMS performance.</w:t>
            </w:r>
          </w:p>
          <w:p w14:paraId="6C37053E" w14:textId="77777777" w:rsidR="00D624A2" w:rsidRPr="00D624A2" w:rsidRDefault="00D624A2" w:rsidP="00D624A2">
            <w:pPr>
              <w:pStyle w:val="BodyTextIndent3"/>
              <w:numPr>
                <w:ilvl w:val="0"/>
                <w:numId w:val="8"/>
              </w:numPr>
              <w:spacing w:after="0" w:line="276" w:lineRule="auto"/>
              <w:rPr>
                <w:rFonts w:cs="Arial"/>
                <w:sz w:val="20"/>
                <w:szCs w:val="20"/>
                <w:lang w:val="en-US"/>
              </w:rPr>
            </w:pPr>
            <w:r w:rsidRPr="00D624A2">
              <w:rPr>
                <w:rFonts w:cs="Arial"/>
                <w:sz w:val="20"/>
                <w:szCs w:val="20"/>
                <w:lang w:val="en-US"/>
              </w:rPr>
              <w:t>in case of seasonal operations (e.g. harvesting activities, holiday villages and hotels, etc.) the calculation of the effective number of personnel shall be based on the personnel typically present in peak season operations.</w:t>
            </w:r>
          </w:p>
          <w:p w14:paraId="15D11523" w14:textId="77777777" w:rsidR="00D624A2" w:rsidRPr="00D624A2" w:rsidRDefault="00D624A2" w:rsidP="00D624A2">
            <w:pPr>
              <w:pStyle w:val="BodyTextIndent3"/>
              <w:numPr>
                <w:ilvl w:val="0"/>
                <w:numId w:val="8"/>
              </w:numPr>
              <w:spacing w:after="0" w:line="276" w:lineRule="auto"/>
              <w:rPr>
                <w:rFonts w:cs="Arial"/>
                <w:sz w:val="20"/>
                <w:szCs w:val="20"/>
                <w:lang w:val="en-US"/>
              </w:rPr>
            </w:pPr>
            <w:r w:rsidRPr="00D624A2">
              <w:rPr>
                <w:rFonts w:cs="Arial"/>
                <w:sz w:val="20"/>
                <w:szCs w:val="20"/>
                <w:lang w:val="en-US"/>
              </w:rPr>
              <w:t xml:space="preserve">reductions due to employment of large numbers of unskilled personnel shall be regarded as not applicable, since the employment of </w:t>
            </w:r>
            <w:r w:rsidRPr="00D624A2">
              <w:rPr>
                <w:rFonts w:cs="Arial"/>
                <w:sz w:val="20"/>
                <w:szCs w:val="20"/>
                <w:lang w:val="en-US"/>
              </w:rPr>
              <w:lastRenderedPageBreak/>
              <w:t>temporary unskilled personnel can be a source of OH&amp;S risks. If, in exceptional cases, a reduction is made, the justification for doing so shall be recorded.</w:t>
            </w:r>
          </w:p>
          <w:p w14:paraId="11248BB3" w14:textId="77777777" w:rsidR="00D624A2" w:rsidRPr="00D624A2" w:rsidRDefault="00D624A2" w:rsidP="00D624A2">
            <w:pPr>
              <w:pStyle w:val="BodyTextIndent3"/>
              <w:numPr>
                <w:ilvl w:val="0"/>
                <w:numId w:val="8"/>
              </w:numPr>
              <w:spacing w:after="0" w:line="276" w:lineRule="auto"/>
              <w:rPr>
                <w:rFonts w:cs="Arial"/>
                <w:sz w:val="20"/>
                <w:szCs w:val="20"/>
                <w:lang w:val="en-US"/>
              </w:rPr>
            </w:pPr>
            <w:r w:rsidRPr="00D624A2">
              <w:rPr>
                <w:rFonts w:cs="Arial"/>
                <w:sz w:val="20"/>
                <w:szCs w:val="20"/>
                <w:lang w:val="en-US"/>
              </w:rPr>
              <w:t>When a high percentage of personnel (≥20% per activity position) perform certain activities/positions that are considered similar or identical, because they expose personnel to similar OH&amp;S risks (e.g. cleaners, security, sales, call centers, etc.), a reduction in the number of personnel which is coherent and consistently applied on a company to company basis within the scope of certification is permitted, according to the following reductions apply to the number of the relevant per activity/position personnel:</w:t>
            </w:r>
          </w:p>
          <w:tbl>
            <w:tblPr>
              <w:tblW w:w="0" w:type="auto"/>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4A0" w:firstRow="1" w:lastRow="0" w:firstColumn="1" w:lastColumn="0" w:noHBand="0" w:noVBand="1"/>
            </w:tblPr>
            <w:tblGrid>
              <w:gridCol w:w="4249"/>
              <w:gridCol w:w="2875"/>
              <w:gridCol w:w="3027"/>
              <w:gridCol w:w="2642"/>
            </w:tblGrid>
            <w:tr w:rsidR="00D624A2" w:rsidRPr="00D624A2" w14:paraId="7F44EE47" w14:textId="77777777" w:rsidTr="00D624A2">
              <w:trPr>
                <w:tblCellSpacing w:w="20" w:type="dxa"/>
              </w:trPr>
              <w:tc>
                <w:tcPr>
                  <w:tcW w:w="13153" w:type="dxa"/>
                  <w:gridSpan w:val="4"/>
                  <w:shd w:val="clear" w:color="auto" w:fill="D9D9D9" w:themeFill="background1" w:themeFillShade="D9"/>
                </w:tcPr>
                <w:p w14:paraId="42101D68" w14:textId="77777777" w:rsidR="00D624A2" w:rsidRPr="00D624A2" w:rsidRDefault="00D624A2" w:rsidP="00D624A2">
                  <w:pPr>
                    <w:pStyle w:val="BodyTextIndent3"/>
                    <w:spacing w:line="276" w:lineRule="auto"/>
                    <w:ind w:left="0"/>
                    <w:jc w:val="center"/>
                    <w:rPr>
                      <w:rFonts w:cs="Arial"/>
                      <w:b/>
                      <w:sz w:val="20"/>
                      <w:szCs w:val="20"/>
                      <w:lang w:val="en-US"/>
                    </w:rPr>
                  </w:pPr>
                  <w:r w:rsidRPr="00D624A2">
                    <w:rPr>
                      <w:rFonts w:cs="Arial"/>
                      <w:b/>
                      <w:sz w:val="20"/>
                      <w:szCs w:val="20"/>
                      <w:lang w:val="en-US"/>
                    </w:rPr>
                    <w:t>RISK CATEGORY</w:t>
                  </w:r>
                </w:p>
              </w:tc>
            </w:tr>
            <w:tr w:rsidR="00D624A2" w:rsidRPr="00D624A2" w14:paraId="2ABCD31E" w14:textId="77777777" w:rsidTr="00D624A2">
              <w:trPr>
                <w:tblCellSpacing w:w="20" w:type="dxa"/>
              </w:trPr>
              <w:tc>
                <w:tcPr>
                  <w:tcW w:w="4349" w:type="dxa"/>
                  <w:shd w:val="clear" w:color="auto" w:fill="F2F2F2" w:themeFill="background1" w:themeFillShade="F2"/>
                </w:tcPr>
                <w:p w14:paraId="12760F49" w14:textId="77777777" w:rsidR="00D624A2" w:rsidRPr="00D624A2" w:rsidRDefault="00D624A2" w:rsidP="00D624A2">
                  <w:pPr>
                    <w:pStyle w:val="BodyTextIndent3"/>
                    <w:spacing w:line="276" w:lineRule="auto"/>
                    <w:ind w:left="0"/>
                    <w:jc w:val="center"/>
                    <w:rPr>
                      <w:rFonts w:cs="Arial"/>
                      <w:b/>
                      <w:sz w:val="20"/>
                      <w:szCs w:val="20"/>
                      <w:lang w:val="en-US"/>
                    </w:rPr>
                  </w:pPr>
                  <w:r w:rsidRPr="00D624A2">
                    <w:rPr>
                      <w:rFonts w:cs="Arial"/>
                      <w:b/>
                      <w:sz w:val="20"/>
                      <w:szCs w:val="20"/>
                      <w:lang w:val="en-US"/>
                    </w:rPr>
                    <w:t xml:space="preserve">Type of similar </w:t>
                  </w:r>
                  <w:r w:rsidRPr="00D624A2">
                    <w:rPr>
                      <w:rFonts w:cs="Arial"/>
                      <w:sz w:val="20"/>
                      <w:szCs w:val="20"/>
                      <w:lang w:val="en-US"/>
                    </w:rPr>
                    <w:t>activity/ position</w:t>
                  </w:r>
                </w:p>
              </w:tc>
              <w:tc>
                <w:tcPr>
                  <w:tcW w:w="2977" w:type="dxa"/>
                  <w:shd w:val="clear" w:color="auto" w:fill="F2F2F2" w:themeFill="background1" w:themeFillShade="F2"/>
                </w:tcPr>
                <w:p w14:paraId="56350FCD" w14:textId="77777777" w:rsidR="00D624A2" w:rsidRPr="00D624A2" w:rsidRDefault="00D624A2" w:rsidP="00D624A2">
                  <w:pPr>
                    <w:pStyle w:val="BodyTextIndent3"/>
                    <w:spacing w:line="276" w:lineRule="auto"/>
                    <w:ind w:left="0"/>
                    <w:jc w:val="center"/>
                    <w:rPr>
                      <w:rFonts w:cs="Arial"/>
                      <w:b/>
                      <w:sz w:val="20"/>
                      <w:szCs w:val="20"/>
                      <w:lang w:val="en-US"/>
                    </w:rPr>
                  </w:pPr>
                  <w:r w:rsidRPr="00D624A2">
                    <w:rPr>
                      <w:rFonts w:cs="Arial"/>
                      <w:b/>
                      <w:sz w:val="20"/>
                      <w:szCs w:val="20"/>
                      <w:lang w:val="en-US"/>
                    </w:rPr>
                    <w:t>HIGH</w:t>
                  </w:r>
                </w:p>
              </w:tc>
              <w:tc>
                <w:tcPr>
                  <w:tcW w:w="3118" w:type="dxa"/>
                  <w:shd w:val="clear" w:color="auto" w:fill="F2F2F2" w:themeFill="background1" w:themeFillShade="F2"/>
                </w:tcPr>
                <w:p w14:paraId="4CAC12B9" w14:textId="77777777" w:rsidR="00D624A2" w:rsidRPr="00D624A2" w:rsidRDefault="00D624A2" w:rsidP="00D624A2">
                  <w:pPr>
                    <w:pStyle w:val="BodyTextIndent3"/>
                    <w:spacing w:line="276" w:lineRule="auto"/>
                    <w:ind w:left="0"/>
                    <w:jc w:val="center"/>
                    <w:rPr>
                      <w:rFonts w:cs="Arial"/>
                      <w:b/>
                      <w:sz w:val="20"/>
                      <w:szCs w:val="20"/>
                      <w:lang w:val="en-US"/>
                    </w:rPr>
                  </w:pPr>
                  <w:r w:rsidRPr="00D624A2">
                    <w:rPr>
                      <w:rFonts w:cs="Arial"/>
                      <w:b/>
                      <w:sz w:val="20"/>
                      <w:szCs w:val="20"/>
                      <w:lang w:val="en-US"/>
                    </w:rPr>
                    <w:t>MEDIUM</w:t>
                  </w:r>
                </w:p>
              </w:tc>
              <w:tc>
                <w:tcPr>
                  <w:tcW w:w="2709" w:type="dxa"/>
                  <w:shd w:val="clear" w:color="auto" w:fill="F2F2F2" w:themeFill="background1" w:themeFillShade="F2"/>
                </w:tcPr>
                <w:p w14:paraId="00572897" w14:textId="77777777" w:rsidR="00D624A2" w:rsidRPr="00D624A2" w:rsidRDefault="00D624A2" w:rsidP="00D624A2">
                  <w:pPr>
                    <w:pStyle w:val="BodyTextIndent3"/>
                    <w:spacing w:line="276" w:lineRule="auto"/>
                    <w:ind w:left="0"/>
                    <w:jc w:val="center"/>
                    <w:rPr>
                      <w:rFonts w:cs="Arial"/>
                      <w:b/>
                      <w:sz w:val="20"/>
                      <w:szCs w:val="20"/>
                      <w:lang w:val="en-US"/>
                    </w:rPr>
                  </w:pPr>
                  <w:r w:rsidRPr="00D624A2">
                    <w:rPr>
                      <w:rFonts w:cs="Arial"/>
                      <w:b/>
                      <w:sz w:val="20"/>
                      <w:szCs w:val="20"/>
                      <w:lang w:val="en-US"/>
                    </w:rPr>
                    <w:t>LOW</w:t>
                  </w:r>
                </w:p>
              </w:tc>
            </w:tr>
            <w:tr w:rsidR="00D624A2" w:rsidRPr="00D624A2" w14:paraId="26E25D23" w14:textId="77777777" w:rsidTr="00D624A2">
              <w:trPr>
                <w:tblCellSpacing w:w="20" w:type="dxa"/>
              </w:trPr>
              <w:tc>
                <w:tcPr>
                  <w:tcW w:w="4349" w:type="dxa"/>
                  <w:shd w:val="clear" w:color="auto" w:fill="F2F2F2" w:themeFill="background1" w:themeFillShade="F2"/>
                </w:tcPr>
                <w:p w14:paraId="28FBEA76" w14:textId="77777777" w:rsidR="00D624A2" w:rsidRPr="00D624A2" w:rsidRDefault="00D624A2" w:rsidP="00D624A2">
                  <w:pPr>
                    <w:pStyle w:val="BodyTextIndent3"/>
                    <w:spacing w:line="276" w:lineRule="auto"/>
                    <w:ind w:left="0"/>
                    <w:jc w:val="center"/>
                    <w:rPr>
                      <w:rFonts w:cs="Arial"/>
                      <w:sz w:val="20"/>
                      <w:szCs w:val="20"/>
                      <w:lang w:val="en-US"/>
                    </w:rPr>
                  </w:pPr>
                  <w:r w:rsidRPr="00D624A2">
                    <w:rPr>
                      <w:rFonts w:cs="Arial"/>
                      <w:sz w:val="20"/>
                      <w:szCs w:val="20"/>
                      <w:lang w:val="en-US"/>
                    </w:rPr>
                    <w:t>Non Repetitive activities/ positions</w:t>
                  </w:r>
                </w:p>
              </w:tc>
              <w:tc>
                <w:tcPr>
                  <w:tcW w:w="2977" w:type="dxa"/>
                  <w:shd w:val="clear" w:color="auto" w:fill="auto"/>
                </w:tcPr>
                <w:p w14:paraId="635E7A72" w14:textId="77777777" w:rsidR="00D624A2" w:rsidRPr="00D624A2" w:rsidRDefault="00D624A2" w:rsidP="00D624A2">
                  <w:pPr>
                    <w:pStyle w:val="BodyTextIndent3"/>
                    <w:spacing w:line="276" w:lineRule="auto"/>
                    <w:ind w:left="0"/>
                    <w:jc w:val="center"/>
                    <w:rPr>
                      <w:rFonts w:cs="Arial"/>
                      <w:sz w:val="20"/>
                      <w:szCs w:val="20"/>
                      <w:lang w:val="en-US"/>
                    </w:rPr>
                  </w:pPr>
                  <w:r w:rsidRPr="00D624A2">
                    <w:rPr>
                      <w:rFonts w:cs="Arial"/>
                      <w:sz w:val="20"/>
                      <w:szCs w:val="20"/>
                      <w:lang w:val="en-US"/>
                    </w:rPr>
                    <w:t>-25%</w:t>
                  </w:r>
                </w:p>
              </w:tc>
              <w:tc>
                <w:tcPr>
                  <w:tcW w:w="3118" w:type="dxa"/>
                  <w:shd w:val="clear" w:color="auto" w:fill="auto"/>
                </w:tcPr>
                <w:p w14:paraId="3A8C4F7D" w14:textId="77777777" w:rsidR="00D624A2" w:rsidRPr="00D624A2" w:rsidRDefault="00D624A2" w:rsidP="00D624A2">
                  <w:pPr>
                    <w:pStyle w:val="BodyTextIndent3"/>
                    <w:spacing w:line="276" w:lineRule="auto"/>
                    <w:ind w:left="0"/>
                    <w:jc w:val="center"/>
                    <w:rPr>
                      <w:rFonts w:cs="Arial"/>
                      <w:sz w:val="20"/>
                      <w:szCs w:val="20"/>
                      <w:lang w:val="en-US"/>
                    </w:rPr>
                  </w:pPr>
                  <w:r w:rsidRPr="00D624A2">
                    <w:rPr>
                      <w:rFonts w:cs="Arial"/>
                      <w:sz w:val="20"/>
                      <w:szCs w:val="20"/>
                      <w:lang w:val="en-US"/>
                    </w:rPr>
                    <w:t>-50%</w:t>
                  </w:r>
                </w:p>
              </w:tc>
              <w:tc>
                <w:tcPr>
                  <w:tcW w:w="2709" w:type="dxa"/>
                  <w:shd w:val="clear" w:color="auto" w:fill="auto"/>
                </w:tcPr>
                <w:p w14:paraId="33D253B7" w14:textId="77777777" w:rsidR="00D624A2" w:rsidRPr="00D624A2" w:rsidRDefault="00D624A2" w:rsidP="00D624A2">
                  <w:pPr>
                    <w:pStyle w:val="BodyTextIndent3"/>
                    <w:spacing w:line="276" w:lineRule="auto"/>
                    <w:ind w:left="0"/>
                    <w:jc w:val="center"/>
                    <w:rPr>
                      <w:rFonts w:cs="Arial"/>
                      <w:sz w:val="20"/>
                      <w:szCs w:val="20"/>
                      <w:lang w:val="en-US"/>
                    </w:rPr>
                  </w:pPr>
                  <w:r w:rsidRPr="00D624A2">
                    <w:rPr>
                      <w:rFonts w:cs="Arial"/>
                      <w:sz w:val="20"/>
                      <w:szCs w:val="20"/>
                      <w:lang w:val="en-US"/>
                    </w:rPr>
                    <w:t>-75%</w:t>
                  </w:r>
                </w:p>
              </w:tc>
            </w:tr>
            <w:tr w:rsidR="00D624A2" w:rsidRPr="00D624A2" w14:paraId="2EB6EE21" w14:textId="77777777" w:rsidTr="00D624A2">
              <w:trPr>
                <w:tblCellSpacing w:w="20" w:type="dxa"/>
              </w:trPr>
              <w:tc>
                <w:tcPr>
                  <w:tcW w:w="4349" w:type="dxa"/>
                  <w:shd w:val="clear" w:color="auto" w:fill="F2F2F2" w:themeFill="background1" w:themeFillShade="F2"/>
                </w:tcPr>
                <w:p w14:paraId="551BD065" w14:textId="77777777" w:rsidR="00D624A2" w:rsidRPr="00D624A2" w:rsidRDefault="00D624A2" w:rsidP="00D624A2">
                  <w:pPr>
                    <w:pStyle w:val="BodyTextIndent3"/>
                    <w:spacing w:line="276" w:lineRule="auto"/>
                    <w:ind w:left="0"/>
                    <w:jc w:val="center"/>
                    <w:rPr>
                      <w:rFonts w:cs="Arial"/>
                      <w:sz w:val="20"/>
                      <w:szCs w:val="20"/>
                      <w:lang w:val="en-US"/>
                    </w:rPr>
                  </w:pPr>
                  <w:r w:rsidRPr="00D624A2">
                    <w:rPr>
                      <w:rFonts w:cs="Arial"/>
                      <w:sz w:val="20"/>
                      <w:szCs w:val="20"/>
                      <w:lang w:val="en-US"/>
                    </w:rPr>
                    <w:t>Repetitive activities/positions</w:t>
                  </w:r>
                </w:p>
              </w:tc>
              <w:tc>
                <w:tcPr>
                  <w:tcW w:w="2977" w:type="dxa"/>
                  <w:shd w:val="clear" w:color="auto" w:fill="auto"/>
                </w:tcPr>
                <w:p w14:paraId="271693E0" w14:textId="77777777" w:rsidR="00D624A2" w:rsidRPr="00D624A2" w:rsidRDefault="00D624A2" w:rsidP="00D624A2">
                  <w:pPr>
                    <w:pStyle w:val="BodyTextIndent3"/>
                    <w:spacing w:line="276" w:lineRule="auto"/>
                    <w:ind w:left="0"/>
                    <w:jc w:val="center"/>
                    <w:rPr>
                      <w:rFonts w:cs="Arial"/>
                      <w:sz w:val="20"/>
                      <w:szCs w:val="20"/>
                      <w:lang w:val="en-US"/>
                    </w:rPr>
                  </w:pPr>
                  <w:r w:rsidRPr="00D624A2">
                    <w:rPr>
                      <w:rFonts w:cs="Arial"/>
                      <w:sz w:val="20"/>
                      <w:szCs w:val="20"/>
                      <w:lang w:val="en-US"/>
                    </w:rPr>
                    <w:t>-10%</w:t>
                  </w:r>
                </w:p>
              </w:tc>
              <w:tc>
                <w:tcPr>
                  <w:tcW w:w="3118" w:type="dxa"/>
                  <w:shd w:val="clear" w:color="auto" w:fill="auto"/>
                </w:tcPr>
                <w:p w14:paraId="2833C268" w14:textId="77777777" w:rsidR="00D624A2" w:rsidRPr="00D624A2" w:rsidRDefault="00D624A2" w:rsidP="00D624A2">
                  <w:pPr>
                    <w:pStyle w:val="BodyTextIndent3"/>
                    <w:spacing w:line="276" w:lineRule="auto"/>
                    <w:ind w:left="0"/>
                    <w:jc w:val="center"/>
                    <w:rPr>
                      <w:rFonts w:cs="Arial"/>
                      <w:sz w:val="20"/>
                      <w:szCs w:val="20"/>
                      <w:lang w:val="en-US"/>
                    </w:rPr>
                  </w:pPr>
                  <w:r w:rsidRPr="00D624A2">
                    <w:rPr>
                      <w:rFonts w:cs="Arial"/>
                      <w:sz w:val="20"/>
                      <w:szCs w:val="20"/>
                      <w:lang w:val="en-US"/>
                    </w:rPr>
                    <w:t>-20%</w:t>
                  </w:r>
                </w:p>
              </w:tc>
              <w:tc>
                <w:tcPr>
                  <w:tcW w:w="2709" w:type="dxa"/>
                  <w:shd w:val="clear" w:color="auto" w:fill="auto"/>
                </w:tcPr>
                <w:p w14:paraId="64B5D4F0" w14:textId="77777777" w:rsidR="00D624A2" w:rsidRPr="00D624A2" w:rsidRDefault="00D624A2" w:rsidP="00D624A2">
                  <w:pPr>
                    <w:pStyle w:val="BodyTextIndent3"/>
                    <w:spacing w:line="276" w:lineRule="auto"/>
                    <w:ind w:left="0"/>
                    <w:jc w:val="center"/>
                    <w:rPr>
                      <w:rFonts w:cs="Arial"/>
                      <w:sz w:val="20"/>
                      <w:szCs w:val="20"/>
                      <w:lang w:val="en-US"/>
                    </w:rPr>
                  </w:pPr>
                  <w:r w:rsidRPr="00D624A2">
                    <w:rPr>
                      <w:rFonts w:cs="Arial"/>
                      <w:sz w:val="20"/>
                      <w:szCs w:val="20"/>
                      <w:lang w:val="en-US"/>
                    </w:rPr>
                    <w:t>-30%</w:t>
                  </w:r>
                </w:p>
              </w:tc>
            </w:tr>
          </w:tbl>
          <w:p w14:paraId="5255FD6F" w14:textId="181BA641" w:rsidR="00D624A2" w:rsidRPr="00D624A2" w:rsidRDefault="00D624A2" w:rsidP="00D624A2">
            <w:pPr>
              <w:pStyle w:val="BodyTextIndent3"/>
              <w:spacing w:line="276" w:lineRule="auto"/>
              <w:ind w:left="0"/>
              <w:rPr>
                <w:rFonts w:cs="Arial"/>
                <w:b/>
                <w:sz w:val="20"/>
                <w:szCs w:val="20"/>
              </w:rPr>
            </w:pPr>
            <w:r w:rsidRPr="00D624A2">
              <w:rPr>
                <w:rFonts w:cs="Arial"/>
                <w:sz w:val="20"/>
                <w:szCs w:val="20"/>
                <w:lang w:val="en-US"/>
              </w:rPr>
              <w:t>For personnel working on shifts, timing of the audit shall be determined in a way that will best assess the effective implementation of the OH&amp;SMS for the full scope of the client activities, including the need to audit outside normal working hours and various shift patterns. This shall be agreed with the client.  To audit effective implementation, at least one of the shifts inside and one outside of regular office hours shall be audited during the first cycle of certification. Adjustments for delaying the starting time of audit</w:t>
            </w:r>
            <w:r w:rsidRPr="00D624A2">
              <w:rPr>
                <w:rFonts w:cs="Arial"/>
                <w:sz w:val="20"/>
                <w:szCs w:val="20"/>
                <w:lang w:val="en-US"/>
              </w:rPr>
              <w:tab/>
              <w:t>can be made in order to cover both  shifts within the 8</w:t>
            </w:r>
            <w:r w:rsidRPr="00D624A2">
              <w:rPr>
                <w:rFonts w:cs="Arial"/>
                <w:sz w:val="20"/>
                <w:szCs w:val="20"/>
                <w:lang w:val="en-US"/>
              </w:rPr>
              <w:tab/>
              <w:t xml:space="preserve">hours audit time. However, it must be ensured that any variation in audit time does not compromise the effectiveness of audits. </w:t>
            </w:r>
          </w:p>
        </w:tc>
      </w:tr>
      <w:tr w:rsidR="00D624A2" w:rsidRPr="00D624A2" w:rsidDel="00762A54" w14:paraId="56859B76" w14:textId="34F5ACB1" w:rsidTr="00762A54">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Change w:id="25" w:author="Giannakopoulou Evangelia" w:date="2024-04-15T11:56:00Z">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
          </w:tblPrExChange>
        </w:tblPrEx>
        <w:trPr>
          <w:tblCellSpacing w:w="20" w:type="dxa"/>
          <w:jc w:val="center"/>
          <w:del w:id="26" w:author="Giannakopoulou Evangelia" w:date="2024-04-15T11:56:00Z"/>
          <w:trPrChange w:id="27" w:author="Giannakopoulou Evangelia" w:date="2024-04-15T11:56:00Z">
            <w:trPr>
              <w:gridBefore w:val="1"/>
              <w:tblCellSpacing w:w="20" w:type="dxa"/>
              <w:jc w:val="center"/>
            </w:trPr>
          </w:trPrChange>
        </w:trPr>
        <w:tc>
          <w:tcPr>
            <w:tcW w:w="1759" w:type="dxa"/>
            <w:shd w:val="clear" w:color="auto" w:fill="D9D9D9" w:themeFill="background1" w:themeFillShade="D9"/>
            <w:tcPrChange w:id="28" w:author="Giannakopoulou Evangelia" w:date="2024-04-15T11:56:00Z">
              <w:tcPr>
                <w:tcW w:w="1712" w:type="dxa"/>
                <w:shd w:val="clear" w:color="auto" w:fill="D9D9D9" w:themeFill="background1" w:themeFillShade="D9"/>
              </w:tcPr>
            </w:tcPrChange>
          </w:tcPr>
          <w:p w14:paraId="3AE7FDA3" w14:textId="7E56242D" w:rsidR="00D624A2" w:rsidRPr="00D624A2" w:rsidDel="00762A54" w:rsidRDefault="00D624A2" w:rsidP="00D624A2">
            <w:pPr>
              <w:pStyle w:val="TOC3"/>
              <w:tabs>
                <w:tab w:val="clear" w:pos="2138"/>
                <w:tab w:val="clear" w:pos="8505"/>
                <w:tab w:val="clear" w:pos="8788"/>
              </w:tabs>
              <w:ind w:left="0" w:right="34" w:firstLine="0"/>
              <w:rPr>
                <w:del w:id="29" w:author="Giannakopoulou Evangelia" w:date="2024-04-15T11:56:00Z"/>
                <w:b/>
                <w:bCs/>
                <w:sz w:val="20"/>
                <w:szCs w:val="20"/>
              </w:rPr>
            </w:pPr>
            <w:del w:id="30" w:author="Giannakopoulou Evangelia" w:date="2024-04-15T11:56:00Z">
              <w:r w:rsidRPr="00D624A2" w:rsidDel="00762A54">
                <w:rPr>
                  <w:b/>
                  <w:bCs/>
                  <w:sz w:val="20"/>
                  <w:szCs w:val="20"/>
                  <w:lang w:val="en-US"/>
                </w:rPr>
                <w:lastRenderedPageBreak/>
                <w:delText>Migration audits from to OHSAS18001 to ISO45001:2018:</w:delText>
              </w:r>
            </w:del>
          </w:p>
        </w:tc>
        <w:tc>
          <w:tcPr>
            <w:tcW w:w="13055" w:type="dxa"/>
            <w:shd w:val="clear" w:color="auto" w:fill="auto"/>
            <w:tcPrChange w:id="31" w:author="Giannakopoulou Evangelia" w:date="2024-04-15T11:56:00Z">
              <w:tcPr>
                <w:tcW w:w="13102" w:type="dxa"/>
                <w:gridSpan w:val="2"/>
                <w:shd w:val="clear" w:color="auto" w:fill="auto"/>
              </w:tcPr>
            </w:tcPrChange>
          </w:tcPr>
          <w:p w14:paraId="57BC58A5" w14:textId="02629A63" w:rsidR="00D624A2" w:rsidRPr="00D624A2" w:rsidDel="00762A54" w:rsidRDefault="00D624A2" w:rsidP="00D624A2">
            <w:pPr>
              <w:pStyle w:val="BodyTextIndent3"/>
              <w:numPr>
                <w:ilvl w:val="0"/>
                <w:numId w:val="8"/>
              </w:numPr>
              <w:spacing w:after="0" w:line="276" w:lineRule="auto"/>
              <w:rPr>
                <w:del w:id="32" w:author="Giannakopoulou Evangelia" w:date="2024-04-15T11:56:00Z"/>
                <w:rFonts w:cs="Arial"/>
                <w:sz w:val="20"/>
                <w:szCs w:val="20"/>
                <w:lang w:val="en-US"/>
              </w:rPr>
            </w:pPr>
            <w:del w:id="33" w:author="Giannakopoulou Evangelia" w:date="2024-04-15T11:56:00Z">
              <w:r w:rsidRPr="00D624A2" w:rsidDel="00762A54">
                <w:rPr>
                  <w:rFonts w:cs="Arial"/>
                  <w:sz w:val="20"/>
                  <w:szCs w:val="20"/>
                  <w:lang w:val="en-US"/>
                </w:rPr>
                <w:delText xml:space="preserve">Where migration audits are carried out in conjunction with scheduled surveillance or recertification (i.e. progressive or staged approach) then a minimum of 1 auditor man-day is required to be added to cover existing and new requirements implied by ISO 45001:2018. </w:delText>
              </w:r>
            </w:del>
          </w:p>
          <w:p w14:paraId="6FA18782" w14:textId="1AA2DA76" w:rsidR="00D624A2" w:rsidRPr="00D624A2" w:rsidDel="00762A54" w:rsidRDefault="00D624A2" w:rsidP="00D624A2">
            <w:pPr>
              <w:pStyle w:val="BodyTextIndent3"/>
              <w:numPr>
                <w:ilvl w:val="0"/>
                <w:numId w:val="8"/>
              </w:numPr>
              <w:spacing w:after="0" w:line="276" w:lineRule="auto"/>
              <w:rPr>
                <w:del w:id="34" w:author="Giannakopoulou Evangelia" w:date="2024-04-15T11:56:00Z"/>
                <w:rFonts w:cs="Arial"/>
                <w:sz w:val="20"/>
                <w:szCs w:val="20"/>
                <w:lang w:val="en-US"/>
              </w:rPr>
            </w:pPr>
            <w:del w:id="35" w:author="Giannakopoulou Evangelia" w:date="2024-04-15T11:56:00Z">
              <w:r w:rsidRPr="00D624A2" w:rsidDel="00762A54">
                <w:rPr>
                  <w:rFonts w:cs="Arial"/>
                  <w:sz w:val="20"/>
                  <w:szCs w:val="20"/>
                  <w:lang w:val="en-US"/>
                </w:rPr>
                <w:delText>OHSAS18001 certificates issued during the migration period will have expiration date the date of the end of the set migration period (12th of March 2021)</w:delText>
              </w:r>
            </w:del>
          </w:p>
          <w:p w14:paraId="22D870B4" w14:textId="45646446" w:rsidR="00D624A2" w:rsidRPr="00D624A2" w:rsidDel="00762A54" w:rsidRDefault="00D624A2" w:rsidP="00D624A2">
            <w:pPr>
              <w:pStyle w:val="BodyTextIndent3"/>
              <w:numPr>
                <w:ilvl w:val="0"/>
                <w:numId w:val="8"/>
              </w:numPr>
              <w:spacing w:after="0" w:line="276" w:lineRule="auto"/>
              <w:rPr>
                <w:del w:id="36" w:author="Giannakopoulou Evangelia" w:date="2024-04-15T11:56:00Z"/>
                <w:rFonts w:cs="Arial"/>
                <w:sz w:val="20"/>
                <w:szCs w:val="20"/>
                <w:lang w:val="en-US"/>
              </w:rPr>
            </w:pPr>
            <w:del w:id="37" w:author="Giannakopoulou Evangelia" w:date="2024-04-15T11:56:00Z">
              <w:r w:rsidRPr="00D624A2" w:rsidDel="00762A54">
                <w:rPr>
                  <w:rFonts w:cs="Arial"/>
                  <w:sz w:val="20"/>
                  <w:szCs w:val="20"/>
                  <w:lang w:val="en-US"/>
                </w:rPr>
                <w:delText>From 12th of March 2020 accredited certificates will be issued (new certification / recertification) exclusively according to the Standard ISO 45001:2018</w:delText>
              </w:r>
              <w:r w:rsidRPr="00D624A2" w:rsidDel="00762A54">
                <w:rPr>
                  <w:rFonts w:cs="Arial"/>
                  <w:sz w:val="20"/>
                  <w:szCs w:val="20"/>
                  <w:lang w:val="en-US"/>
                </w:rPr>
                <w:tab/>
              </w:r>
            </w:del>
          </w:p>
          <w:p w14:paraId="64686136" w14:textId="20B4B5A3" w:rsidR="00D624A2" w:rsidRPr="00D624A2" w:rsidDel="00762A54" w:rsidRDefault="00D624A2" w:rsidP="00D624A2">
            <w:pPr>
              <w:pStyle w:val="BodyTextIndent3"/>
              <w:numPr>
                <w:ilvl w:val="0"/>
                <w:numId w:val="8"/>
              </w:numPr>
              <w:spacing w:after="0" w:line="276" w:lineRule="auto"/>
              <w:rPr>
                <w:del w:id="38" w:author="Giannakopoulou Evangelia" w:date="2024-04-15T11:56:00Z"/>
                <w:rFonts w:cs="Arial"/>
                <w:sz w:val="20"/>
                <w:szCs w:val="20"/>
                <w:lang w:val="en-US"/>
              </w:rPr>
            </w:pPr>
            <w:del w:id="39" w:author="Giannakopoulou Evangelia" w:date="2024-04-15T11:56:00Z">
              <w:r w:rsidRPr="00D624A2" w:rsidDel="00762A54">
                <w:rPr>
                  <w:rFonts w:cs="Arial"/>
                  <w:sz w:val="20"/>
                  <w:szCs w:val="20"/>
                  <w:lang w:val="en-US"/>
                </w:rPr>
                <w:delText>Accredited certificates according to OHSAS 18001:2007 are not valid after the end of transition period (12th of March 2021).</w:delText>
              </w:r>
            </w:del>
          </w:p>
          <w:p w14:paraId="2840BC54" w14:textId="1C9C5856" w:rsidR="00D624A2" w:rsidRPr="00D624A2" w:rsidDel="00762A54" w:rsidRDefault="00D624A2" w:rsidP="00D624A2">
            <w:pPr>
              <w:pStyle w:val="BodyTextIndent3"/>
              <w:numPr>
                <w:ilvl w:val="0"/>
                <w:numId w:val="8"/>
              </w:numPr>
              <w:spacing w:after="0" w:line="276" w:lineRule="auto"/>
              <w:rPr>
                <w:del w:id="40" w:author="Giannakopoulou Evangelia" w:date="2024-04-15T11:56:00Z"/>
                <w:rFonts w:cs="Arial"/>
                <w:b/>
                <w:sz w:val="20"/>
                <w:szCs w:val="20"/>
              </w:rPr>
            </w:pPr>
            <w:del w:id="41" w:author="Giannakopoulou Evangelia" w:date="2024-04-15T11:56:00Z">
              <w:r w:rsidRPr="00D624A2" w:rsidDel="00762A54">
                <w:rPr>
                  <w:rFonts w:cs="Arial"/>
                  <w:sz w:val="20"/>
                  <w:szCs w:val="20"/>
                  <w:lang w:val="en-US"/>
                </w:rPr>
                <w:delText xml:space="preserve">Migration of existing certificates can be conducted at any time of their validity, upon request and after the conduction of a relevant audit, or within the annual surveillance audit or in an intermediate time of the certification cycle.  All migration audits shall be considered as recertification audits. </w:delText>
              </w:r>
            </w:del>
          </w:p>
        </w:tc>
      </w:tr>
      <w:tr w:rsidR="00D624A2" w:rsidRPr="00D624A2" w14:paraId="5D14785D" w14:textId="77777777" w:rsidTr="00762A54">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Change w:id="42" w:author="Giannakopoulou Evangelia" w:date="2024-04-15T11:56:00Z">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
          </w:tblPrExChange>
        </w:tblPrEx>
        <w:trPr>
          <w:tblCellSpacing w:w="20" w:type="dxa"/>
          <w:jc w:val="center"/>
          <w:trPrChange w:id="43" w:author="Giannakopoulou Evangelia" w:date="2024-04-15T11:56:00Z">
            <w:trPr>
              <w:gridBefore w:val="1"/>
              <w:tblCellSpacing w:w="20" w:type="dxa"/>
              <w:jc w:val="center"/>
            </w:trPr>
          </w:trPrChange>
        </w:trPr>
        <w:tc>
          <w:tcPr>
            <w:tcW w:w="1759" w:type="dxa"/>
            <w:shd w:val="clear" w:color="auto" w:fill="D9D9D9" w:themeFill="background1" w:themeFillShade="D9"/>
            <w:tcPrChange w:id="44" w:author="Giannakopoulou Evangelia" w:date="2024-04-15T11:56:00Z">
              <w:tcPr>
                <w:tcW w:w="1712" w:type="dxa"/>
                <w:shd w:val="clear" w:color="auto" w:fill="D9D9D9" w:themeFill="background1" w:themeFillShade="D9"/>
              </w:tcPr>
            </w:tcPrChange>
          </w:tcPr>
          <w:p w14:paraId="4A6AE160" w14:textId="77777777" w:rsidR="00D624A2" w:rsidRDefault="00D624A2" w:rsidP="00D624A2">
            <w:pPr>
              <w:pStyle w:val="TOC3"/>
              <w:tabs>
                <w:tab w:val="clear" w:pos="2138"/>
                <w:tab w:val="clear" w:pos="8505"/>
                <w:tab w:val="clear" w:pos="8788"/>
              </w:tabs>
              <w:ind w:left="0" w:right="34" w:firstLine="0"/>
              <w:rPr>
                <w:b/>
                <w:bCs/>
                <w:sz w:val="20"/>
                <w:szCs w:val="20"/>
                <w:lang w:val="en-US"/>
              </w:rPr>
            </w:pPr>
            <w:r w:rsidRPr="00D624A2">
              <w:rPr>
                <w:b/>
                <w:bCs/>
                <w:sz w:val="20"/>
                <w:szCs w:val="20"/>
                <w:lang w:val="en-US"/>
              </w:rPr>
              <w:t>Auditing of shifts</w:t>
            </w:r>
          </w:p>
          <w:p w14:paraId="5EA9D981" w14:textId="23AD4CE0" w:rsidR="00FC7071" w:rsidRPr="00FC7071" w:rsidRDefault="00FC7071" w:rsidP="00FC7071"/>
        </w:tc>
        <w:tc>
          <w:tcPr>
            <w:tcW w:w="13055" w:type="dxa"/>
            <w:shd w:val="clear" w:color="auto" w:fill="auto"/>
            <w:tcPrChange w:id="45" w:author="Giannakopoulou Evangelia" w:date="2024-04-15T11:56:00Z">
              <w:tcPr>
                <w:tcW w:w="13102" w:type="dxa"/>
                <w:gridSpan w:val="2"/>
                <w:shd w:val="clear" w:color="auto" w:fill="auto"/>
              </w:tcPr>
            </w:tcPrChange>
          </w:tcPr>
          <w:p w14:paraId="0D8E7534" w14:textId="08288F8C" w:rsidR="00D624A2" w:rsidRPr="00D624A2" w:rsidRDefault="00D624A2" w:rsidP="00D624A2">
            <w:pPr>
              <w:pStyle w:val="BodyTextIndent"/>
              <w:spacing w:line="276" w:lineRule="auto"/>
              <w:ind w:left="0" w:firstLine="11"/>
              <w:rPr>
                <w:sz w:val="20"/>
                <w:szCs w:val="20"/>
                <w:lang w:val="en-US"/>
              </w:rPr>
            </w:pPr>
            <w:r w:rsidRPr="00D624A2">
              <w:rPr>
                <w:sz w:val="20"/>
                <w:szCs w:val="20"/>
                <w:lang w:val="en-US"/>
              </w:rPr>
              <w:t>At least one of the shifts inside and one outside of regular office hours shall be audited during the first cycle of certification if the client organization operates in more than one shift. Auditing outside normal working hours and various shift patterns will be agreed in advance with the client. During surveillance audits of the subsequent cycles, it is possible not to audit the second shift based on the recognized maturity of the OH&amp;SMS. The justification for not auditing the other shifts shall be documented to the audit plan taking into account the</w:t>
            </w:r>
            <w:r w:rsidRPr="00D624A2">
              <w:rPr>
                <w:sz w:val="20"/>
                <w:szCs w:val="20"/>
                <w:lang w:val="en-US"/>
              </w:rPr>
              <w:tab/>
              <w:t xml:space="preserve"> risk for not doing so. Criteria for auditing other shifts are the following: </w:t>
            </w:r>
          </w:p>
          <w:p w14:paraId="2D330AC2" w14:textId="77777777" w:rsidR="00D624A2" w:rsidRPr="00D624A2" w:rsidRDefault="00D624A2" w:rsidP="00D624A2">
            <w:pPr>
              <w:pStyle w:val="BodyTextIndent3"/>
              <w:numPr>
                <w:ilvl w:val="0"/>
                <w:numId w:val="8"/>
              </w:numPr>
              <w:spacing w:after="0" w:line="276" w:lineRule="auto"/>
              <w:rPr>
                <w:rFonts w:cs="Arial"/>
                <w:sz w:val="20"/>
                <w:szCs w:val="20"/>
                <w:lang w:val="en-US"/>
              </w:rPr>
            </w:pPr>
            <w:r w:rsidRPr="00D624A2">
              <w:rPr>
                <w:rFonts w:cs="Arial"/>
                <w:sz w:val="20"/>
                <w:szCs w:val="20"/>
                <w:lang w:val="en-US"/>
              </w:rPr>
              <w:t xml:space="preserve">Higher rate of injuries </w:t>
            </w:r>
          </w:p>
          <w:p w14:paraId="1A30772A" w14:textId="77777777" w:rsidR="00D624A2" w:rsidRPr="00D624A2" w:rsidRDefault="00D624A2" w:rsidP="00D624A2">
            <w:pPr>
              <w:pStyle w:val="BodyTextIndent3"/>
              <w:numPr>
                <w:ilvl w:val="0"/>
                <w:numId w:val="8"/>
              </w:numPr>
              <w:spacing w:after="0" w:line="276" w:lineRule="auto"/>
              <w:rPr>
                <w:rFonts w:cs="Arial"/>
                <w:sz w:val="20"/>
                <w:szCs w:val="20"/>
                <w:lang w:val="en-US"/>
              </w:rPr>
            </w:pPr>
            <w:r w:rsidRPr="00D624A2">
              <w:rPr>
                <w:rFonts w:cs="Arial"/>
                <w:sz w:val="20"/>
                <w:szCs w:val="20"/>
                <w:lang w:val="en-US"/>
              </w:rPr>
              <w:t>Larger number of unskilled personnel</w:t>
            </w:r>
          </w:p>
          <w:p w14:paraId="5058530F" w14:textId="77777777" w:rsidR="00D624A2" w:rsidRPr="00D624A2" w:rsidRDefault="00D624A2" w:rsidP="00D624A2">
            <w:pPr>
              <w:pStyle w:val="BodyTextIndent3"/>
              <w:numPr>
                <w:ilvl w:val="0"/>
                <w:numId w:val="8"/>
              </w:numPr>
              <w:spacing w:after="0" w:line="276" w:lineRule="auto"/>
              <w:rPr>
                <w:rFonts w:cs="Arial"/>
                <w:sz w:val="20"/>
                <w:szCs w:val="20"/>
                <w:lang w:val="en-US"/>
              </w:rPr>
            </w:pPr>
            <w:r w:rsidRPr="00D624A2">
              <w:rPr>
                <w:rFonts w:cs="Arial"/>
                <w:sz w:val="20"/>
                <w:szCs w:val="20"/>
                <w:lang w:val="en-US"/>
              </w:rPr>
              <w:t xml:space="preserve">Presence of more dangerous materials than those on other shifts </w:t>
            </w:r>
          </w:p>
          <w:p w14:paraId="67774741" w14:textId="77777777" w:rsidR="00D624A2" w:rsidRPr="00D624A2" w:rsidRDefault="00D624A2" w:rsidP="00D624A2">
            <w:pPr>
              <w:pStyle w:val="BodyTextIndent3"/>
              <w:numPr>
                <w:ilvl w:val="0"/>
                <w:numId w:val="8"/>
              </w:numPr>
              <w:spacing w:after="0" w:line="276" w:lineRule="auto"/>
              <w:rPr>
                <w:rFonts w:cs="Arial"/>
                <w:sz w:val="20"/>
                <w:szCs w:val="20"/>
                <w:lang w:val="en-US"/>
              </w:rPr>
            </w:pPr>
            <w:r w:rsidRPr="00D624A2">
              <w:rPr>
                <w:rFonts w:cs="Arial"/>
                <w:sz w:val="20"/>
                <w:szCs w:val="20"/>
                <w:lang w:val="en-US"/>
              </w:rPr>
              <w:t>Higher complexity of processes</w:t>
            </w:r>
          </w:p>
          <w:p w14:paraId="350A0953" w14:textId="65F57C86" w:rsidR="00D624A2" w:rsidRPr="00D624A2" w:rsidRDefault="00D624A2" w:rsidP="00D624A2">
            <w:pPr>
              <w:spacing w:before="60" w:after="0"/>
              <w:rPr>
                <w:rFonts w:ascii="Arial" w:hAnsi="Arial" w:cs="Arial"/>
                <w:sz w:val="20"/>
                <w:szCs w:val="20"/>
              </w:rPr>
            </w:pPr>
            <w:r w:rsidRPr="00D624A2">
              <w:rPr>
                <w:rFonts w:ascii="Arial" w:hAnsi="Arial" w:cs="Arial"/>
                <w:sz w:val="20"/>
                <w:szCs w:val="20"/>
              </w:rPr>
              <w:t>Adjustments for delaying the starting time of audit are recommended whenever possible, in order to cover both shifts within the audit day. The justification for not auditing the other shifts shall be documented taking into account the risk for not doing so.</w:t>
            </w:r>
          </w:p>
        </w:tc>
      </w:tr>
      <w:tr w:rsidR="00D624A2" w:rsidRPr="00D624A2" w14:paraId="40AA0C80" w14:textId="77777777" w:rsidTr="00762A54">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Change w:id="46" w:author="Giannakopoulou Evangelia" w:date="2024-04-15T11:56:00Z">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
          </w:tblPrExChange>
        </w:tblPrEx>
        <w:trPr>
          <w:trHeight w:val="4009"/>
          <w:tblCellSpacing w:w="20" w:type="dxa"/>
          <w:jc w:val="center"/>
          <w:trPrChange w:id="47" w:author="Giannakopoulou Evangelia" w:date="2024-04-15T11:56:00Z">
            <w:trPr>
              <w:gridBefore w:val="1"/>
              <w:trHeight w:val="4009"/>
              <w:tblCellSpacing w:w="20" w:type="dxa"/>
              <w:jc w:val="center"/>
            </w:trPr>
          </w:trPrChange>
        </w:trPr>
        <w:tc>
          <w:tcPr>
            <w:tcW w:w="1759" w:type="dxa"/>
            <w:shd w:val="clear" w:color="auto" w:fill="D9D9D9" w:themeFill="background1" w:themeFillShade="D9"/>
            <w:tcPrChange w:id="48" w:author="Giannakopoulou Evangelia" w:date="2024-04-15T11:56:00Z">
              <w:tcPr>
                <w:tcW w:w="1712" w:type="dxa"/>
                <w:shd w:val="clear" w:color="auto" w:fill="D9D9D9" w:themeFill="background1" w:themeFillShade="D9"/>
              </w:tcPr>
            </w:tcPrChange>
          </w:tcPr>
          <w:p w14:paraId="755A5F00" w14:textId="752DB0D3" w:rsidR="00D624A2" w:rsidRPr="00D624A2" w:rsidRDefault="00D624A2" w:rsidP="00D624A2">
            <w:pPr>
              <w:pStyle w:val="TOC3"/>
              <w:tabs>
                <w:tab w:val="clear" w:pos="2138"/>
                <w:tab w:val="clear" w:pos="8505"/>
                <w:tab w:val="clear" w:pos="8788"/>
              </w:tabs>
              <w:ind w:left="0" w:right="34" w:firstLine="0"/>
              <w:rPr>
                <w:b/>
                <w:bCs/>
                <w:sz w:val="20"/>
                <w:szCs w:val="20"/>
              </w:rPr>
            </w:pPr>
            <w:r w:rsidRPr="00D624A2">
              <w:rPr>
                <w:b/>
                <w:bCs/>
                <w:sz w:val="20"/>
                <w:szCs w:val="20"/>
                <w:lang w:val="en-US"/>
              </w:rPr>
              <w:lastRenderedPageBreak/>
              <w:t>Sampling of sites</w:t>
            </w:r>
          </w:p>
        </w:tc>
        <w:tc>
          <w:tcPr>
            <w:tcW w:w="13055" w:type="dxa"/>
            <w:shd w:val="clear" w:color="auto" w:fill="auto"/>
            <w:tcPrChange w:id="49" w:author="Giannakopoulou Evangelia" w:date="2024-04-15T11:56:00Z">
              <w:tcPr>
                <w:tcW w:w="13102" w:type="dxa"/>
                <w:gridSpan w:val="2"/>
                <w:shd w:val="clear" w:color="auto" w:fill="auto"/>
              </w:tcPr>
            </w:tcPrChange>
          </w:tcPr>
          <w:p w14:paraId="74E57EBE" w14:textId="1DD1C003" w:rsidR="00D624A2" w:rsidRPr="00D624A2" w:rsidRDefault="00D624A2" w:rsidP="00D624A2">
            <w:pPr>
              <w:pStyle w:val="BodyTextIndent"/>
              <w:spacing w:line="276" w:lineRule="auto"/>
              <w:ind w:left="0" w:firstLine="0"/>
              <w:rPr>
                <w:sz w:val="20"/>
                <w:szCs w:val="20"/>
                <w:lang w:val="en-US"/>
              </w:rPr>
            </w:pPr>
            <w:r w:rsidRPr="00D624A2">
              <w:rPr>
                <w:sz w:val="20"/>
                <w:szCs w:val="20"/>
                <w:lang w:val="en-US"/>
              </w:rPr>
              <w:t xml:space="preserve">Sampling of sites is permitted only for organizations fulfilling the conditions described in </w:t>
            </w:r>
            <w:r w:rsidR="0058618B" w:rsidRPr="0058618B">
              <w:rPr>
                <w:sz w:val="20"/>
                <w:szCs w:val="20"/>
                <w:lang w:val="en-US"/>
              </w:rPr>
              <w:t>VB-BA-ZET-MS-All-003-Ann-MSOSG-EN</w:t>
            </w:r>
            <w:r w:rsidR="0058618B">
              <w:rPr>
                <w:sz w:val="20"/>
                <w:szCs w:val="20"/>
                <w:lang w:val="en-US"/>
              </w:rPr>
              <w:t xml:space="preserve"> </w:t>
            </w:r>
            <w:r w:rsidRPr="00D624A2">
              <w:rPr>
                <w:sz w:val="20"/>
                <w:szCs w:val="20"/>
                <w:lang w:val="en-US"/>
              </w:rPr>
              <w:t xml:space="preserve">- </w:t>
            </w:r>
            <w:r w:rsidR="0058618B" w:rsidRPr="0058618B">
              <w:rPr>
                <w:sz w:val="20"/>
                <w:szCs w:val="20"/>
                <w:lang w:val="en-US"/>
              </w:rPr>
              <w:t>Multisite Organisation Sampling Guidance</w:t>
            </w:r>
            <w:r w:rsidRPr="00D624A2">
              <w:rPr>
                <w:sz w:val="20"/>
                <w:szCs w:val="20"/>
                <w:lang w:val="en-US"/>
              </w:rPr>
              <w:t>. Further to the guidance requirements, for OHSMS the following apply:</w:t>
            </w:r>
          </w:p>
          <w:p w14:paraId="233C350A" w14:textId="77777777" w:rsidR="00D624A2" w:rsidRPr="00D624A2" w:rsidRDefault="00D624A2" w:rsidP="00D624A2">
            <w:pPr>
              <w:pStyle w:val="BodyTextIndent3"/>
              <w:numPr>
                <w:ilvl w:val="0"/>
                <w:numId w:val="8"/>
              </w:numPr>
              <w:spacing w:after="0" w:line="276" w:lineRule="auto"/>
              <w:rPr>
                <w:rFonts w:cs="Arial"/>
                <w:sz w:val="20"/>
                <w:szCs w:val="20"/>
                <w:lang w:val="en-US"/>
              </w:rPr>
            </w:pPr>
            <w:r w:rsidRPr="00D624A2">
              <w:rPr>
                <w:rFonts w:cs="Arial"/>
                <w:sz w:val="20"/>
                <w:szCs w:val="20"/>
                <w:lang w:val="en-US"/>
              </w:rPr>
              <w:t xml:space="preserve">Sampling of sites is permitted only if sites are covering the same activities, processes and OH&amp;S risks. </w:t>
            </w:r>
          </w:p>
          <w:p w14:paraId="57CB7767" w14:textId="77777777" w:rsidR="00D624A2" w:rsidRPr="00D624A2" w:rsidRDefault="00D624A2" w:rsidP="00D624A2">
            <w:pPr>
              <w:pStyle w:val="BodyTextIndent3"/>
              <w:numPr>
                <w:ilvl w:val="0"/>
                <w:numId w:val="8"/>
              </w:numPr>
              <w:spacing w:after="0" w:line="276" w:lineRule="auto"/>
              <w:rPr>
                <w:rFonts w:cs="Arial"/>
                <w:sz w:val="20"/>
                <w:szCs w:val="20"/>
                <w:lang w:val="en-US"/>
              </w:rPr>
            </w:pPr>
            <w:r w:rsidRPr="00D624A2">
              <w:rPr>
                <w:rFonts w:cs="Arial"/>
                <w:sz w:val="20"/>
                <w:szCs w:val="20"/>
                <w:lang w:val="en-US"/>
              </w:rPr>
              <w:t xml:space="preserve">Where sampling is appropriate, differences between the operations of each site will be taken into account in order to decide the sites to be audited. </w:t>
            </w:r>
          </w:p>
          <w:p w14:paraId="33B0A228" w14:textId="77777777" w:rsidR="00D624A2" w:rsidRPr="00D624A2" w:rsidRDefault="00D624A2" w:rsidP="00D624A2">
            <w:pPr>
              <w:pStyle w:val="BodyTextIndent3"/>
              <w:numPr>
                <w:ilvl w:val="0"/>
                <w:numId w:val="8"/>
              </w:numPr>
              <w:spacing w:after="0" w:line="276" w:lineRule="auto"/>
              <w:rPr>
                <w:rFonts w:cs="Arial"/>
                <w:sz w:val="20"/>
                <w:szCs w:val="20"/>
                <w:lang w:val="en-US"/>
              </w:rPr>
            </w:pPr>
            <w:r w:rsidRPr="00D624A2">
              <w:rPr>
                <w:rFonts w:cs="Arial"/>
                <w:sz w:val="20"/>
                <w:szCs w:val="20"/>
                <w:lang w:val="en-US"/>
              </w:rPr>
              <w:t>The sample of sites (including temporary sites) should represent the client’s scope of certification, sizes and types of activities and processes, type of hazards involved and associated OH&amp;S risks, and stages of projects in progress. The decision if site sampling is permitted or not, shall be based on the evaluation of the level of OH&amp;S risks associated with the activities and processes carried out in each site included in the scope of certification. Records of such evaluations and rationale of decisions taken shall be kept. Sampling of sites that are not covering the same activities, processes and OH&amp;S risks is not allowed.</w:t>
            </w:r>
          </w:p>
          <w:p w14:paraId="169DD967" w14:textId="1A49960D" w:rsidR="00D624A2" w:rsidRPr="00D624A2" w:rsidRDefault="00D624A2" w:rsidP="00D624A2">
            <w:pPr>
              <w:pStyle w:val="BodyTextIndent3"/>
              <w:numPr>
                <w:ilvl w:val="0"/>
                <w:numId w:val="8"/>
              </w:numPr>
              <w:spacing w:after="0" w:line="276" w:lineRule="auto"/>
              <w:rPr>
                <w:rFonts w:cs="Arial"/>
                <w:b/>
                <w:sz w:val="20"/>
                <w:szCs w:val="20"/>
              </w:rPr>
            </w:pPr>
            <w:r w:rsidRPr="00D624A2">
              <w:rPr>
                <w:rFonts w:cs="Arial"/>
                <w:sz w:val="20"/>
                <w:szCs w:val="20"/>
                <w:lang w:val="en-US"/>
              </w:rPr>
              <w:t>In addition, processes control and OH&amp;S risk control cannot be audited using remote or similar audit techniques, but only on-site.</w:t>
            </w:r>
          </w:p>
        </w:tc>
      </w:tr>
      <w:tr w:rsidR="00D624A2" w:rsidRPr="00D624A2" w14:paraId="08D679C6" w14:textId="77777777" w:rsidTr="00762A54">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Change w:id="50" w:author="Giannakopoulou Evangelia" w:date="2024-04-15T11:56:00Z">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
          </w:tblPrExChange>
        </w:tblPrEx>
        <w:trPr>
          <w:trHeight w:val="4009"/>
          <w:tblCellSpacing w:w="20" w:type="dxa"/>
          <w:jc w:val="center"/>
          <w:trPrChange w:id="51" w:author="Giannakopoulou Evangelia" w:date="2024-04-15T11:56:00Z">
            <w:trPr>
              <w:gridBefore w:val="1"/>
              <w:trHeight w:val="4009"/>
              <w:tblCellSpacing w:w="20" w:type="dxa"/>
              <w:jc w:val="center"/>
            </w:trPr>
          </w:trPrChange>
        </w:trPr>
        <w:tc>
          <w:tcPr>
            <w:tcW w:w="1759" w:type="dxa"/>
            <w:shd w:val="clear" w:color="auto" w:fill="D9D9D9" w:themeFill="background1" w:themeFillShade="D9"/>
            <w:tcPrChange w:id="52" w:author="Giannakopoulou Evangelia" w:date="2024-04-15T11:56:00Z">
              <w:tcPr>
                <w:tcW w:w="1712" w:type="dxa"/>
                <w:shd w:val="clear" w:color="auto" w:fill="D9D9D9" w:themeFill="background1" w:themeFillShade="D9"/>
              </w:tcPr>
            </w:tcPrChange>
          </w:tcPr>
          <w:p w14:paraId="343AC3B4" w14:textId="77777777" w:rsidR="00D624A2" w:rsidRPr="00D624A2" w:rsidRDefault="00D624A2" w:rsidP="001F2A3F">
            <w:pPr>
              <w:pStyle w:val="TOC3"/>
              <w:tabs>
                <w:tab w:val="clear" w:pos="2138"/>
                <w:tab w:val="clear" w:pos="8505"/>
                <w:tab w:val="clear" w:pos="8788"/>
              </w:tabs>
              <w:spacing w:before="0" w:after="0"/>
              <w:ind w:left="0" w:right="34" w:firstLine="0"/>
              <w:rPr>
                <w:b/>
                <w:bCs/>
                <w:sz w:val="20"/>
                <w:szCs w:val="20"/>
                <w:lang w:val="en-US"/>
              </w:rPr>
            </w:pPr>
            <w:r w:rsidRPr="00D624A2">
              <w:rPr>
                <w:b/>
                <w:sz w:val="20"/>
                <w:szCs w:val="20"/>
                <w:lang w:val="en-US"/>
              </w:rPr>
              <w:t>Complexity categories</w:t>
            </w:r>
            <w:r w:rsidRPr="00D624A2">
              <w:rPr>
                <w:b/>
                <w:bCs/>
                <w:sz w:val="20"/>
                <w:szCs w:val="20"/>
                <w:lang w:val="en-US"/>
              </w:rPr>
              <w:t>:</w:t>
            </w:r>
          </w:p>
        </w:tc>
        <w:tc>
          <w:tcPr>
            <w:tcW w:w="13055" w:type="dxa"/>
            <w:shd w:val="clear" w:color="auto" w:fill="auto"/>
            <w:tcPrChange w:id="53" w:author="Giannakopoulou Evangelia" w:date="2024-04-15T11:56:00Z">
              <w:tcPr>
                <w:tcW w:w="13102" w:type="dxa"/>
                <w:gridSpan w:val="2"/>
                <w:shd w:val="clear" w:color="auto" w:fill="auto"/>
              </w:tcPr>
            </w:tcPrChange>
          </w:tcPr>
          <w:p w14:paraId="4D729A45" w14:textId="6E8CFE51" w:rsidR="00D624A2" w:rsidRPr="00D624A2" w:rsidRDefault="00D624A2" w:rsidP="001F2A3F">
            <w:pPr>
              <w:spacing w:after="0"/>
              <w:rPr>
                <w:rFonts w:ascii="Arial" w:hAnsi="Arial" w:cs="Arial"/>
                <w:sz w:val="20"/>
                <w:szCs w:val="20"/>
              </w:rPr>
            </w:pPr>
            <w:r w:rsidRPr="00D624A2">
              <w:rPr>
                <w:rFonts w:ascii="Arial" w:hAnsi="Arial" w:cs="Arial"/>
                <w:b/>
                <w:sz w:val="20"/>
                <w:szCs w:val="20"/>
              </w:rPr>
              <w:t>Complexity categories for an OHSMS audit</w:t>
            </w:r>
            <w:r w:rsidRPr="00D624A2">
              <w:rPr>
                <w:rFonts w:ascii="Arial" w:hAnsi="Arial" w:cs="Arial"/>
                <w:sz w:val="20"/>
                <w:szCs w:val="20"/>
              </w:rPr>
              <w:t xml:space="preserve"> are based on the nature, number and severity of risks for occupational health and safety. These categories affect the audit duration (see Table </w:t>
            </w:r>
            <w:r w:rsidR="001F2A3F">
              <w:rPr>
                <w:rFonts w:ascii="Arial" w:hAnsi="Arial" w:cs="Arial"/>
                <w:sz w:val="20"/>
                <w:szCs w:val="20"/>
              </w:rPr>
              <w:t>2</w:t>
            </w:r>
            <w:r w:rsidRPr="00D624A2">
              <w:rPr>
                <w:rFonts w:ascii="Arial" w:hAnsi="Arial" w:cs="Arial"/>
                <w:sz w:val="20"/>
                <w:szCs w:val="20"/>
              </w:rPr>
              <w:t>) and are shown below:</w:t>
            </w:r>
          </w:p>
          <w:p w14:paraId="409526A7" w14:textId="77777777" w:rsidR="00D624A2" w:rsidRPr="001F2A3F" w:rsidRDefault="00D624A2" w:rsidP="001F2A3F">
            <w:pPr>
              <w:pStyle w:val="BodyTextIndent3"/>
              <w:numPr>
                <w:ilvl w:val="0"/>
                <w:numId w:val="8"/>
              </w:numPr>
              <w:spacing w:after="0" w:line="276" w:lineRule="auto"/>
              <w:rPr>
                <w:rFonts w:cs="Arial"/>
                <w:sz w:val="20"/>
                <w:szCs w:val="20"/>
                <w:lang w:val="en-US"/>
              </w:rPr>
            </w:pPr>
            <w:r w:rsidRPr="001F2A3F">
              <w:rPr>
                <w:rFonts w:cs="Arial"/>
                <w:sz w:val="20"/>
                <w:szCs w:val="20"/>
                <w:lang w:val="en-US"/>
              </w:rPr>
              <w:t xml:space="preserve">High: </w:t>
            </w:r>
            <w:r w:rsidRPr="00D624A2">
              <w:rPr>
                <w:rFonts w:cs="Arial"/>
                <w:sz w:val="20"/>
                <w:szCs w:val="20"/>
                <w:lang w:val="en-US"/>
              </w:rPr>
              <w:t xml:space="preserve">sites with complex technology / processes with high risk that require special protection measures / processes with heavy machinery (e.g excavators) / processes that can only be carried out by specialized personnel / large quantity of hazardous material (special conditions of storage) / significant risks relevant to the products / processes that involve high risk of fire.  </w:t>
            </w:r>
          </w:p>
          <w:p w14:paraId="34F8A97D" w14:textId="77777777" w:rsidR="00D624A2" w:rsidRPr="001F2A3F" w:rsidRDefault="00D624A2" w:rsidP="001F2A3F">
            <w:pPr>
              <w:pStyle w:val="BodyTextIndent3"/>
              <w:numPr>
                <w:ilvl w:val="0"/>
                <w:numId w:val="8"/>
              </w:numPr>
              <w:spacing w:after="0" w:line="276" w:lineRule="auto"/>
              <w:rPr>
                <w:rFonts w:cs="Arial"/>
                <w:sz w:val="20"/>
                <w:szCs w:val="20"/>
                <w:lang w:val="en-US"/>
              </w:rPr>
            </w:pPr>
            <w:r w:rsidRPr="001F2A3F">
              <w:rPr>
                <w:rFonts w:cs="Arial"/>
                <w:sz w:val="20"/>
                <w:szCs w:val="20"/>
                <w:lang w:val="en-US"/>
              </w:rPr>
              <w:t xml:space="preserve">Medium: </w:t>
            </w:r>
            <w:r w:rsidRPr="00D624A2">
              <w:rPr>
                <w:rFonts w:cs="Arial"/>
                <w:sz w:val="20"/>
                <w:szCs w:val="20"/>
                <w:lang w:val="en-US"/>
              </w:rPr>
              <w:t>medium</w:t>
            </w:r>
            <w:r w:rsidRPr="001F2A3F">
              <w:rPr>
                <w:rFonts w:cs="Arial"/>
                <w:sz w:val="20"/>
                <w:szCs w:val="20"/>
                <w:lang w:val="en-US"/>
              </w:rPr>
              <w:t xml:space="preserve"> </w:t>
            </w:r>
            <w:r w:rsidRPr="00D624A2">
              <w:rPr>
                <w:rFonts w:cs="Arial"/>
                <w:sz w:val="20"/>
                <w:szCs w:val="20"/>
                <w:lang w:val="en-US"/>
              </w:rPr>
              <w:t>number</w:t>
            </w:r>
            <w:r w:rsidRPr="001F2A3F">
              <w:rPr>
                <w:rFonts w:cs="Arial"/>
                <w:sz w:val="20"/>
                <w:szCs w:val="20"/>
                <w:lang w:val="en-US"/>
              </w:rPr>
              <w:t xml:space="preserve"> </w:t>
            </w:r>
            <w:r w:rsidRPr="00D624A2">
              <w:rPr>
                <w:rFonts w:cs="Arial"/>
                <w:sz w:val="20"/>
                <w:szCs w:val="20"/>
                <w:lang w:val="en-US"/>
              </w:rPr>
              <w:t>of</w:t>
            </w:r>
            <w:r w:rsidRPr="001F2A3F">
              <w:rPr>
                <w:rFonts w:cs="Arial"/>
                <w:sz w:val="20"/>
                <w:szCs w:val="20"/>
                <w:lang w:val="en-US"/>
              </w:rPr>
              <w:t xml:space="preserve"> </w:t>
            </w:r>
            <w:r w:rsidRPr="00D624A2">
              <w:rPr>
                <w:rFonts w:cs="Arial"/>
                <w:sz w:val="20"/>
                <w:szCs w:val="20"/>
                <w:lang w:val="en-US"/>
              </w:rPr>
              <w:t>processes</w:t>
            </w:r>
            <w:r w:rsidRPr="001F2A3F">
              <w:rPr>
                <w:rFonts w:cs="Arial"/>
                <w:sz w:val="20"/>
                <w:szCs w:val="20"/>
                <w:lang w:val="en-US"/>
              </w:rPr>
              <w:t xml:space="preserve"> </w:t>
            </w:r>
            <w:r w:rsidRPr="00D624A2">
              <w:rPr>
                <w:rFonts w:cs="Arial"/>
                <w:sz w:val="20"/>
                <w:szCs w:val="20"/>
                <w:lang w:val="en-US"/>
              </w:rPr>
              <w:t>that</w:t>
            </w:r>
            <w:r w:rsidRPr="001F2A3F">
              <w:rPr>
                <w:rFonts w:cs="Arial"/>
                <w:sz w:val="20"/>
                <w:szCs w:val="20"/>
                <w:lang w:val="en-US"/>
              </w:rPr>
              <w:t xml:space="preserve"> </w:t>
            </w:r>
            <w:r w:rsidRPr="00D624A2">
              <w:rPr>
                <w:rFonts w:cs="Arial"/>
                <w:sz w:val="20"/>
                <w:szCs w:val="20"/>
                <w:lang w:val="en-US"/>
              </w:rPr>
              <w:t>require</w:t>
            </w:r>
            <w:r w:rsidRPr="001F2A3F">
              <w:rPr>
                <w:rFonts w:cs="Arial"/>
                <w:sz w:val="20"/>
                <w:szCs w:val="20"/>
                <w:lang w:val="en-US"/>
              </w:rPr>
              <w:t xml:space="preserve"> </w:t>
            </w:r>
            <w:r w:rsidRPr="00D624A2">
              <w:rPr>
                <w:rFonts w:cs="Arial"/>
                <w:sz w:val="20"/>
                <w:szCs w:val="20"/>
                <w:lang w:val="en-US"/>
              </w:rPr>
              <w:t>special</w:t>
            </w:r>
            <w:r w:rsidRPr="001F2A3F">
              <w:rPr>
                <w:rFonts w:cs="Arial"/>
                <w:sz w:val="20"/>
                <w:szCs w:val="20"/>
                <w:lang w:val="en-US"/>
              </w:rPr>
              <w:t xml:space="preserve"> </w:t>
            </w:r>
            <w:r w:rsidRPr="00D624A2">
              <w:rPr>
                <w:rFonts w:cs="Arial"/>
                <w:sz w:val="20"/>
                <w:szCs w:val="20"/>
                <w:lang w:val="en-US"/>
              </w:rPr>
              <w:t>protection</w:t>
            </w:r>
            <w:r w:rsidRPr="001F2A3F">
              <w:rPr>
                <w:rFonts w:cs="Arial"/>
                <w:sz w:val="20"/>
                <w:szCs w:val="20"/>
                <w:lang w:val="en-US"/>
              </w:rPr>
              <w:t xml:space="preserve"> </w:t>
            </w:r>
            <w:r w:rsidRPr="00D624A2">
              <w:rPr>
                <w:rFonts w:cs="Arial"/>
                <w:sz w:val="20"/>
                <w:szCs w:val="20"/>
                <w:lang w:val="en-US"/>
              </w:rPr>
              <w:t>measures</w:t>
            </w:r>
            <w:r w:rsidRPr="001F2A3F">
              <w:rPr>
                <w:rFonts w:cs="Arial"/>
                <w:sz w:val="20"/>
                <w:szCs w:val="20"/>
                <w:lang w:val="en-US"/>
              </w:rPr>
              <w:t xml:space="preserve"> / </w:t>
            </w:r>
            <w:r w:rsidRPr="00D624A2">
              <w:rPr>
                <w:rFonts w:cs="Arial"/>
                <w:sz w:val="20"/>
                <w:szCs w:val="20"/>
                <w:lang w:val="en-US"/>
              </w:rPr>
              <w:t>limited</w:t>
            </w:r>
            <w:r w:rsidRPr="001F2A3F">
              <w:rPr>
                <w:rFonts w:cs="Arial"/>
                <w:sz w:val="20"/>
                <w:szCs w:val="20"/>
                <w:lang w:val="en-US"/>
              </w:rPr>
              <w:t xml:space="preserve"> </w:t>
            </w:r>
            <w:r w:rsidRPr="00D624A2">
              <w:rPr>
                <w:rFonts w:cs="Arial"/>
                <w:sz w:val="20"/>
                <w:szCs w:val="20"/>
                <w:lang w:val="en-US"/>
              </w:rPr>
              <w:t>number</w:t>
            </w:r>
            <w:r w:rsidRPr="001F2A3F">
              <w:rPr>
                <w:rFonts w:cs="Arial"/>
                <w:sz w:val="20"/>
                <w:szCs w:val="20"/>
                <w:lang w:val="en-US"/>
              </w:rPr>
              <w:t xml:space="preserve"> </w:t>
            </w:r>
            <w:r w:rsidRPr="00D624A2">
              <w:rPr>
                <w:rFonts w:cs="Arial"/>
                <w:sz w:val="20"/>
                <w:szCs w:val="20"/>
                <w:lang w:val="en-US"/>
              </w:rPr>
              <w:t>of</w:t>
            </w:r>
            <w:r w:rsidRPr="001F2A3F">
              <w:rPr>
                <w:rFonts w:cs="Arial"/>
                <w:sz w:val="20"/>
                <w:szCs w:val="20"/>
                <w:lang w:val="en-US"/>
              </w:rPr>
              <w:t xml:space="preserve"> </w:t>
            </w:r>
            <w:r w:rsidRPr="00D624A2">
              <w:rPr>
                <w:rFonts w:cs="Arial"/>
                <w:sz w:val="20"/>
                <w:szCs w:val="20"/>
                <w:lang w:val="en-US"/>
              </w:rPr>
              <w:t>processes</w:t>
            </w:r>
            <w:r w:rsidRPr="001F2A3F">
              <w:rPr>
                <w:rFonts w:cs="Arial"/>
                <w:sz w:val="20"/>
                <w:szCs w:val="20"/>
                <w:lang w:val="en-US"/>
              </w:rPr>
              <w:t xml:space="preserve"> </w:t>
            </w:r>
            <w:r w:rsidRPr="00D624A2">
              <w:rPr>
                <w:rFonts w:cs="Arial"/>
                <w:sz w:val="20"/>
                <w:szCs w:val="20"/>
                <w:lang w:val="en-US"/>
              </w:rPr>
              <w:t>that</w:t>
            </w:r>
            <w:r w:rsidRPr="001F2A3F">
              <w:rPr>
                <w:rFonts w:cs="Arial"/>
                <w:sz w:val="20"/>
                <w:szCs w:val="20"/>
                <w:lang w:val="en-US"/>
              </w:rPr>
              <w:t xml:space="preserve"> </w:t>
            </w:r>
            <w:r w:rsidRPr="00D624A2">
              <w:rPr>
                <w:rFonts w:cs="Arial"/>
                <w:sz w:val="20"/>
                <w:szCs w:val="20"/>
                <w:lang w:val="en-US"/>
              </w:rPr>
              <w:t>require</w:t>
            </w:r>
            <w:r w:rsidRPr="001F2A3F">
              <w:rPr>
                <w:rFonts w:cs="Arial"/>
                <w:sz w:val="20"/>
                <w:szCs w:val="20"/>
                <w:lang w:val="en-US"/>
              </w:rPr>
              <w:t xml:space="preserve"> </w:t>
            </w:r>
            <w:r w:rsidRPr="00D624A2">
              <w:rPr>
                <w:rFonts w:cs="Arial"/>
                <w:sz w:val="20"/>
                <w:szCs w:val="20"/>
                <w:lang w:val="en-US"/>
              </w:rPr>
              <w:t>special</w:t>
            </w:r>
            <w:r w:rsidRPr="001F2A3F">
              <w:rPr>
                <w:rFonts w:cs="Arial"/>
                <w:sz w:val="20"/>
                <w:szCs w:val="20"/>
                <w:lang w:val="en-US"/>
              </w:rPr>
              <w:t xml:space="preserve"> </w:t>
            </w:r>
            <w:r w:rsidRPr="00D624A2">
              <w:rPr>
                <w:rFonts w:cs="Arial"/>
                <w:sz w:val="20"/>
                <w:szCs w:val="20"/>
                <w:lang w:val="en-US"/>
              </w:rPr>
              <w:t>training</w:t>
            </w:r>
            <w:r w:rsidRPr="001F2A3F">
              <w:rPr>
                <w:rFonts w:cs="Arial"/>
                <w:sz w:val="20"/>
                <w:szCs w:val="20"/>
                <w:lang w:val="en-US"/>
              </w:rPr>
              <w:t xml:space="preserve"> </w:t>
            </w:r>
            <w:r w:rsidRPr="00D624A2">
              <w:rPr>
                <w:rFonts w:cs="Arial"/>
                <w:sz w:val="20"/>
                <w:szCs w:val="20"/>
                <w:lang w:val="en-US"/>
              </w:rPr>
              <w:t>for</w:t>
            </w:r>
            <w:r w:rsidRPr="001F2A3F">
              <w:rPr>
                <w:rFonts w:cs="Arial"/>
                <w:sz w:val="20"/>
                <w:szCs w:val="20"/>
                <w:lang w:val="en-US"/>
              </w:rPr>
              <w:t xml:space="preserve"> </w:t>
            </w:r>
            <w:r w:rsidRPr="00D624A2">
              <w:rPr>
                <w:rFonts w:cs="Arial"/>
                <w:sz w:val="20"/>
                <w:szCs w:val="20"/>
                <w:lang w:val="en-US"/>
              </w:rPr>
              <w:t>risks</w:t>
            </w:r>
            <w:r w:rsidRPr="001F2A3F">
              <w:rPr>
                <w:rFonts w:cs="Arial"/>
                <w:sz w:val="20"/>
                <w:szCs w:val="20"/>
                <w:lang w:val="en-US"/>
              </w:rPr>
              <w:t xml:space="preserve"> </w:t>
            </w:r>
            <w:r w:rsidRPr="00D624A2">
              <w:rPr>
                <w:rFonts w:cs="Arial"/>
                <w:sz w:val="20"/>
                <w:szCs w:val="20"/>
                <w:lang w:val="en-US"/>
              </w:rPr>
              <w:t>relevant</w:t>
            </w:r>
            <w:r w:rsidRPr="001F2A3F">
              <w:rPr>
                <w:rFonts w:cs="Arial"/>
                <w:sz w:val="20"/>
                <w:szCs w:val="20"/>
                <w:lang w:val="en-US"/>
              </w:rPr>
              <w:t xml:space="preserve"> </w:t>
            </w:r>
            <w:r w:rsidRPr="00D624A2">
              <w:rPr>
                <w:rFonts w:cs="Arial"/>
                <w:sz w:val="20"/>
                <w:szCs w:val="20"/>
                <w:lang w:val="en-US"/>
              </w:rPr>
              <w:t>to</w:t>
            </w:r>
            <w:r w:rsidRPr="001F2A3F">
              <w:rPr>
                <w:rFonts w:cs="Arial"/>
                <w:sz w:val="20"/>
                <w:szCs w:val="20"/>
                <w:lang w:val="en-US"/>
              </w:rPr>
              <w:t xml:space="preserve"> </w:t>
            </w:r>
            <w:r w:rsidRPr="00D624A2">
              <w:rPr>
                <w:rFonts w:cs="Arial"/>
                <w:sz w:val="20"/>
                <w:szCs w:val="20"/>
                <w:lang w:val="en-US"/>
              </w:rPr>
              <w:t>the</w:t>
            </w:r>
            <w:r w:rsidRPr="001F2A3F">
              <w:rPr>
                <w:rFonts w:cs="Arial"/>
                <w:sz w:val="20"/>
                <w:szCs w:val="20"/>
                <w:lang w:val="en-US"/>
              </w:rPr>
              <w:t xml:space="preserve"> </w:t>
            </w:r>
            <w:r w:rsidRPr="00D624A2">
              <w:rPr>
                <w:rFonts w:cs="Arial"/>
                <w:sz w:val="20"/>
                <w:szCs w:val="20"/>
                <w:lang w:val="en-US"/>
              </w:rPr>
              <w:t>products</w:t>
            </w:r>
            <w:r w:rsidRPr="001F2A3F">
              <w:rPr>
                <w:rFonts w:cs="Arial"/>
                <w:sz w:val="20"/>
                <w:szCs w:val="20"/>
                <w:lang w:val="en-US"/>
              </w:rPr>
              <w:t xml:space="preserve"> / </w:t>
            </w:r>
            <w:r w:rsidRPr="00D624A2">
              <w:rPr>
                <w:rFonts w:cs="Arial"/>
                <w:sz w:val="20"/>
                <w:szCs w:val="20"/>
                <w:lang w:val="en-US"/>
              </w:rPr>
              <w:t>processes</w:t>
            </w:r>
            <w:r w:rsidRPr="001F2A3F">
              <w:rPr>
                <w:rFonts w:cs="Arial"/>
                <w:sz w:val="20"/>
                <w:szCs w:val="20"/>
                <w:lang w:val="en-US"/>
              </w:rPr>
              <w:t xml:space="preserve"> </w:t>
            </w:r>
            <w:r w:rsidRPr="00D624A2">
              <w:rPr>
                <w:rFonts w:cs="Arial"/>
                <w:sz w:val="20"/>
                <w:szCs w:val="20"/>
                <w:lang w:val="en-US"/>
              </w:rPr>
              <w:t>that</w:t>
            </w:r>
            <w:r w:rsidRPr="001F2A3F">
              <w:rPr>
                <w:rFonts w:cs="Arial"/>
                <w:sz w:val="20"/>
                <w:szCs w:val="20"/>
                <w:lang w:val="en-US"/>
              </w:rPr>
              <w:t xml:space="preserve"> </w:t>
            </w:r>
            <w:r w:rsidRPr="00D624A2">
              <w:rPr>
                <w:rFonts w:cs="Arial"/>
                <w:sz w:val="20"/>
                <w:szCs w:val="20"/>
                <w:lang w:val="en-US"/>
              </w:rPr>
              <w:t>involve</w:t>
            </w:r>
            <w:r w:rsidRPr="001F2A3F">
              <w:rPr>
                <w:rFonts w:cs="Arial"/>
                <w:sz w:val="20"/>
                <w:szCs w:val="20"/>
                <w:lang w:val="en-US"/>
              </w:rPr>
              <w:t xml:space="preserve"> </w:t>
            </w:r>
            <w:r w:rsidRPr="00D624A2">
              <w:rPr>
                <w:rFonts w:cs="Arial"/>
                <w:sz w:val="20"/>
                <w:szCs w:val="20"/>
                <w:lang w:val="en-US"/>
              </w:rPr>
              <w:t>risk</w:t>
            </w:r>
            <w:r w:rsidRPr="001F2A3F">
              <w:rPr>
                <w:rFonts w:cs="Arial"/>
                <w:sz w:val="20"/>
                <w:szCs w:val="20"/>
                <w:lang w:val="en-US"/>
              </w:rPr>
              <w:t xml:space="preserve"> </w:t>
            </w:r>
            <w:r w:rsidRPr="00D624A2">
              <w:rPr>
                <w:rFonts w:cs="Arial"/>
                <w:sz w:val="20"/>
                <w:szCs w:val="20"/>
                <w:lang w:val="en-US"/>
              </w:rPr>
              <w:t>of</w:t>
            </w:r>
            <w:r w:rsidRPr="001F2A3F">
              <w:rPr>
                <w:rFonts w:cs="Arial"/>
                <w:sz w:val="20"/>
                <w:szCs w:val="20"/>
                <w:lang w:val="en-US"/>
              </w:rPr>
              <w:t xml:space="preserve"> </w:t>
            </w:r>
            <w:r w:rsidRPr="00D624A2">
              <w:rPr>
                <w:rFonts w:cs="Arial"/>
                <w:sz w:val="20"/>
                <w:szCs w:val="20"/>
                <w:lang w:val="en-US"/>
              </w:rPr>
              <w:t>fire</w:t>
            </w:r>
          </w:p>
          <w:p w14:paraId="428AEB90" w14:textId="77777777" w:rsidR="00D624A2" w:rsidRPr="00D624A2" w:rsidRDefault="00D624A2" w:rsidP="001F2A3F">
            <w:pPr>
              <w:pStyle w:val="BodyTextIndent3"/>
              <w:numPr>
                <w:ilvl w:val="0"/>
                <w:numId w:val="8"/>
              </w:numPr>
              <w:spacing w:after="0" w:line="276" w:lineRule="auto"/>
              <w:rPr>
                <w:rFonts w:cs="Arial"/>
                <w:sz w:val="20"/>
                <w:szCs w:val="20"/>
                <w:lang w:val="en-US"/>
              </w:rPr>
            </w:pPr>
            <w:r w:rsidRPr="001F2A3F">
              <w:rPr>
                <w:rFonts w:cs="Arial"/>
                <w:sz w:val="20"/>
                <w:szCs w:val="20"/>
                <w:lang w:val="en-US"/>
              </w:rPr>
              <w:t>Low:</w:t>
            </w:r>
            <w:r w:rsidRPr="00D624A2">
              <w:rPr>
                <w:rFonts w:cs="Arial"/>
                <w:sz w:val="20"/>
                <w:szCs w:val="20"/>
                <w:lang w:val="en-US"/>
              </w:rPr>
              <w:t xml:space="preserve"> processes with low risk where special protection measures are not required / small quantities of hazardous material (no requirement for specific storage facilities) </w:t>
            </w:r>
          </w:p>
          <w:p w14:paraId="667BD445" w14:textId="77777777" w:rsidR="00D624A2" w:rsidRPr="00D624A2" w:rsidRDefault="00D624A2" w:rsidP="001F2A3F">
            <w:pPr>
              <w:spacing w:after="0"/>
              <w:ind w:left="360"/>
              <w:rPr>
                <w:rFonts w:ascii="Arial" w:hAnsi="Arial" w:cs="Arial"/>
                <w:sz w:val="20"/>
                <w:szCs w:val="20"/>
              </w:rPr>
            </w:pPr>
            <w:r w:rsidRPr="00D624A2">
              <w:rPr>
                <w:rFonts w:ascii="Arial" w:hAnsi="Arial" w:cs="Arial"/>
                <w:sz w:val="20"/>
                <w:szCs w:val="20"/>
              </w:rPr>
              <w:t>The complexity category of OH&amp;S risk of an organization may also be associated to the consequences of a failure in the capability of the OH&amp;SMS to control the risk:</w:t>
            </w:r>
          </w:p>
          <w:p w14:paraId="378B368E" w14:textId="645F0651" w:rsidR="00D624A2" w:rsidRPr="00D624A2" w:rsidRDefault="00D624A2" w:rsidP="001F2A3F">
            <w:pPr>
              <w:pStyle w:val="BodyTextIndent3"/>
              <w:numPr>
                <w:ilvl w:val="0"/>
                <w:numId w:val="8"/>
              </w:numPr>
              <w:spacing w:after="0" w:line="276" w:lineRule="auto"/>
              <w:rPr>
                <w:rFonts w:cs="Arial"/>
                <w:sz w:val="20"/>
                <w:szCs w:val="20"/>
                <w:lang w:val="en-US"/>
              </w:rPr>
            </w:pPr>
            <w:r w:rsidRPr="00D624A2">
              <w:rPr>
                <w:rFonts w:cs="Arial"/>
                <w:sz w:val="20"/>
                <w:szCs w:val="20"/>
                <w:lang w:val="en-US"/>
              </w:rPr>
              <w:t>High – where failure to manage the risk could put life at risk or result in serious injury.</w:t>
            </w:r>
          </w:p>
          <w:p w14:paraId="72B8B71B" w14:textId="1CCD72D2" w:rsidR="00D624A2" w:rsidRPr="00D624A2" w:rsidRDefault="00D624A2" w:rsidP="001F2A3F">
            <w:pPr>
              <w:pStyle w:val="BodyTextIndent3"/>
              <w:numPr>
                <w:ilvl w:val="0"/>
                <w:numId w:val="8"/>
              </w:numPr>
              <w:spacing w:after="0" w:line="276" w:lineRule="auto"/>
              <w:rPr>
                <w:rFonts w:cs="Arial"/>
                <w:sz w:val="20"/>
                <w:szCs w:val="20"/>
                <w:lang w:val="en-US"/>
              </w:rPr>
            </w:pPr>
            <w:r w:rsidRPr="00D624A2">
              <w:rPr>
                <w:rFonts w:cs="Arial"/>
                <w:sz w:val="20"/>
                <w:szCs w:val="20"/>
                <w:lang w:val="en-US"/>
              </w:rPr>
              <w:t>Medium – where failure to manage the risk could result in injury or illness.</w:t>
            </w:r>
          </w:p>
          <w:p w14:paraId="710168AA" w14:textId="62E1FCEC" w:rsidR="00D624A2" w:rsidRPr="001F2A3F" w:rsidRDefault="00D624A2" w:rsidP="001F2A3F">
            <w:pPr>
              <w:pStyle w:val="BodyTextIndent3"/>
              <w:numPr>
                <w:ilvl w:val="0"/>
                <w:numId w:val="8"/>
              </w:numPr>
              <w:spacing w:after="0" w:line="276" w:lineRule="auto"/>
              <w:rPr>
                <w:rFonts w:cs="Arial"/>
                <w:sz w:val="20"/>
                <w:szCs w:val="20"/>
                <w:lang w:val="en-US"/>
              </w:rPr>
            </w:pPr>
            <w:r w:rsidRPr="00D624A2">
              <w:rPr>
                <w:rFonts w:cs="Arial"/>
                <w:sz w:val="20"/>
                <w:szCs w:val="20"/>
                <w:lang w:val="en-US"/>
              </w:rPr>
              <w:t>Low – where failure to manage the risk is may result in minor injury or illness.</w:t>
            </w:r>
          </w:p>
          <w:p w14:paraId="5E193A17" w14:textId="77777777" w:rsidR="00D624A2" w:rsidRPr="00D624A2" w:rsidRDefault="00D624A2" w:rsidP="001F2A3F">
            <w:pPr>
              <w:pStyle w:val="BodyTextIndent"/>
              <w:spacing w:line="276" w:lineRule="auto"/>
              <w:ind w:left="0" w:firstLine="0"/>
              <w:rPr>
                <w:sz w:val="20"/>
                <w:szCs w:val="20"/>
                <w:lang w:val="en-US"/>
              </w:rPr>
            </w:pPr>
            <w:r w:rsidRPr="00D624A2">
              <w:rPr>
                <w:sz w:val="20"/>
                <w:szCs w:val="20"/>
                <w:u w:val="single"/>
                <w:lang w:val="en-US"/>
              </w:rPr>
              <w:t>Table</w:t>
            </w:r>
            <w:r w:rsidRPr="00D624A2">
              <w:rPr>
                <w:sz w:val="20"/>
                <w:szCs w:val="20"/>
                <w:u w:val="single"/>
              </w:rPr>
              <w:t xml:space="preserve"> 2 shows the complexity categories </w:t>
            </w:r>
            <w:r w:rsidRPr="00D624A2">
              <w:rPr>
                <w:bCs/>
                <w:sz w:val="20"/>
                <w:szCs w:val="20"/>
                <w:u w:val="single"/>
              </w:rPr>
              <w:t>of OH&amp;S Risks</w:t>
            </w:r>
          </w:p>
        </w:tc>
      </w:tr>
      <w:tr w:rsidR="00D624A2" w:rsidRPr="00D624A2" w14:paraId="49C18701" w14:textId="77777777" w:rsidTr="00762A54">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Change w:id="54" w:author="Giannakopoulou Evangelia" w:date="2024-04-15T11:56:00Z">
            <w:tblPrEx>
              <w:tblW w:w="14934"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Ex>
          </w:tblPrExChange>
        </w:tblPrEx>
        <w:trPr>
          <w:trHeight w:val="4009"/>
          <w:tblCellSpacing w:w="20" w:type="dxa"/>
          <w:jc w:val="center"/>
          <w:trPrChange w:id="55" w:author="Giannakopoulou Evangelia" w:date="2024-04-15T11:56:00Z">
            <w:trPr>
              <w:gridBefore w:val="1"/>
              <w:trHeight w:val="4009"/>
              <w:tblCellSpacing w:w="20" w:type="dxa"/>
              <w:jc w:val="center"/>
            </w:trPr>
          </w:trPrChange>
        </w:trPr>
        <w:tc>
          <w:tcPr>
            <w:tcW w:w="1759" w:type="dxa"/>
            <w:shd w:val="clear" w:color="auto" w:fill="D9D9D9" w:themeFill="background1" w:themeFillShade="D9"/>
            <w:tcPrChange w:id="56" w:author="Giannakopoulou Evangelia" w:date="2024-04-15T11:56:00Z">
              <w:tcPr>
                <w:tcW w:w="1712" w:type="dxa"/>
                <w:shd w:val="clear" w:color="auto" w:fill="D9D9D9" w:themeFill="background1" w:themeFillShade="D9"/>
              </w:tcPr>
            </w:tcPrChange>
          </w:tcPr>
          <w:p w14:paraId="1BF193DF" w14:textId="09EE36CE" w:rsidR="00D624A2" w:rsidRPr="00D624A2" w:rsidRDefault="00D624A2" w:rsidP="001F2A3F">
            <w:pPr>
              <w:pStyle w:val="TOC3"/>
              <w:tabs>
                <w:tab w:val="clear" w:pos="2138"/>
                <w:tab w:val="clear" w:pos="8505"/>
                <w:tab w:val="clear" w:pos="8788"/>
              </w:tabs>
              <w:spacing w:before="0" w:after="0"/>
              <w:ind w:left="0" w:right="34" w:firstLine="0"/>
              <w:rPr>
                <w:b/>
                <w:bCs/>
                <w:sz w:val="20"/>
                <w:szCs w:val="20"/>
                <w:lang w:val="en-US"/>
              </w:rPr>
            </w:pPr>
            <w:r w:rsidRPr="00D624A2">
              <w:rPr>
                <w:b/>
                <w:bCs/>
                <w:sz w:val="20"/>
                <w:szCs w:val="20"/>
              </w:rPr>
              <w:t>Factors For Adjustments Of Audit Duration</w:t>
            </w:r>
          </w:p>
        </w:tc>
        <w:tc>
          <w:tcPr>
            <w:tcW w:w="13055" w:type="dxa"/>
            <w:shd w:val="clear" w:color="auto" w:fill="auto"/>
            <w:tcPrChange w:id="57" w:author="Giannakopoulou Evangelia" w:date="2024-04-15T11:56:00Z">
              <w:tcPr>
                <w:tcW w:w="13102" w:type="dxa"/>
                <w:gridSpan w:val="2"/>
                <w:shd w:val="clear" w:color="auto" w:fill="auto"/>
              </w:tcPr>
            </w:tcPrChange>
          </w:tcPr>
          <w:p w14:paraId="12B94213" w14:textId="77777777" w:rsidR="00D624A2" w:rsidRPr="00D624A2" w:rsidRDefault="00D624A2" w:rsidP="001F2A3F">
            <w:pPr>
              <w:spacing w:after="0"/>
              <w:rPr>
                <w:rFonts w:ascii="Arial" w:hAnsi="Arial" w:cs="Arial"/>
                <w:sz w:val="20"/>
                <w:szCs w:val="20"/>
              </w:rPr>
            </w:pPr>
            <w:r w:rsidRPr="00D624A2">
              <w:rPr>
                <w:rFonts w:ascii="Arial" w:hAnsi="Arial" w:cs="Arial"/>
                <w:sz w:val="20"/>
                <w:szCs w:val="20"/>
              </w:rPr>
              <w:t xml:space="preserve">All the following factors shall be considered, in order to calculate the real man days of audits, in relation to the man days calculated from the Table1.  In all cases, the maximum reduction of man days of audit shall not exceed 30% of the times established from Table 1 </w:t>
            </w:r>
          </w:p>
          <w:p w14:paraId="68288015" w14:textId="77777777" w:rsidR="00D624A2" w:rsidRPr="00D624A2" w:rsidRDefault="00D624A2" w:rsidP="001F2A3F">
            <w:pPr>
              <w:pStyle w:val="Heading3"/>
              <w:spacing w:line="276" w:lineRule="auto"/>
              <w:rPr>
                <w:sz w:val="20"/>
                <w:szCs w:val="20"/>
              </w:rPr>
            </w:pPr>
            <w:bookmarkStart w:id="58" w:name="_Toc424136256"/>
            <w:r w:rsidRPr="00D624A2">
              <w:rPr>
                <w:sz w:val="20"/>
                <w:szCs w:val="20"/>
              </w:rPr>
              <w:t xml:space="preserve">Indicative factors for increase </w:t>
            </w:r>
            <w:r w:rsidRPr="00D624A2">
              <w:rPr>
                <w:sz w:val="20"/>
                <w:szCs w:val="20"/>
                <w:lang w:val="en-US"/>
              </w:rPr>
              <w:t>of M/D</w:t>
            </w:r>
            <w:r w:rsidRPr="00D624A2">
              <w:rPr>
                <w:sz w:val="20"/>
                <w:szCs w:val="20"/>
              </w:rPr>
              <w:t>:</w:t>
            </w:r>
            <w:bookmarkEnd w:id="58"/>
          </w:p>
          <w:p w14:paraId="74C693C5" w14:textId="77777777" w:rsidR="00D624A2" w:rsidRPr="00D624A2" w:rsidRDefault="00D624A2" w:rsidP="001F2A3F">
            <w:pPr>
              <w:pStyle w:val="BodyText"/>
              <w:widowControl w:val="0"/>
              <w:numPr>
                <w:ilvl w:val="1"/>
                <w:numId w:val="6"/>
              </w:numPr>
              <w:tabs>
                <w:tab w:val="left" w:pos="822"/>
              </w:tabs>
              <w:spacing w:line="276" w:lineRule="auto"/>
              <w:ind w:right="118"/>
              <w:jc w:val="left"/>
              <w:rPr>
                <w:sz w:val="20"/>
                <w:szCs w:val="20"/>
              </w:rPr>
            </w:pPr>
            <w:bookmarkStart w:id="59" w:name="_Toc424136257"/>
            <w:r w:rsidRPr="00D624A2">
              <w:rPr>
                <w:spacing w:val="-1"/>
                <w:sz w:val="20"/>
                <w:szCs w:val="20"/>
              </w:rPr>
              <w:t>Complicated</w:t>
            </w:r>
            <w:r w:rsidRPr="00D624A2">
              <w:rPr>
                <w:spacing w:val="26"/>
                <w:sz w:val="20"/>
                <w:szCs w:val="20"/>
              </w:rPr>
              <w:t xml:space="preserve"> </w:t>
            </w:r>
            <w:r w:rsidRPr="00D624A2">
              <w:rPr>
                <w:spacing w:val="-1"/>
                <w:sz w:val="20"/>
                <w:szCs w:val="20"/>
              </w:rPr>
              <w:t>logistics</w:t>
            </w:r>
            <w:r w:rsidRPr="00D624A2">
              <w:rPr>
                <w:spacing w:val="27"/>
                <w:sz w:val="20"/>
                <w:szCs w:val="20"/>
              </w:rPr>
              <w:t xml:space="preserve"> </w:t>
            </w:r>
            <w:r w:rsidRPr="00D624A2">
              <w:rPr>
                <w:spacing w:val="-2"/>
                <w:sz w:val="20"/>
                <w:szCs w:val="20"/>
              </w:rPr>
              <w:t>involving</w:t>
            </w:r>
            <w:r w:rsidRPr="00D624A2">
              <w:rPr>
                <w:spacing w:val="29"/>
                <w:sz w:val="20"/>
                <w:szCs w:val="20"/>
              </w:rPr>
              <w:t xml:space="preserve"> </w:t>
            </w:r>
            <w:r w:rsidRPr="00D624A2">
              <w:rPr>
                <w:spacing w:val="-1"/>
                <w:sz w:val="20"/>
                <w:szCs w:val="20"/>
              </w:rPr>
              <w:t>more</w:t>
            </w:r>
            <w:r w:rsidRPr="00D624A2">
              <w:rPr>
                <w:spacing w:val="27"/>
                <w:sz w:val="20"/>
                <w:szCs w:val="20"/>
              </w:rPr>
              <w:t xml:space="preserve"> </w:t>
            </w:r>
            <w:r w:rsidRPr="00D624A2">
              <w:rPr>
                <w:spacing w:val="-1"/>
                <w:sz w:val="20"/>
                <w:szCs w:val="20"/>
              </w:rPr>
              <w:t>than</w:t>
            </w:r>
            <w:r w:rsidRPr="00D624A2">
              <w:rPr>
                <w:spacing w:val="27"/>
                <w:sz w:val="20"/>
                <w:szCs w:val="20"/>
              </w:rPr>
              <w:t xml:space="preserve"> </w:t>
            </w:r>
            <w:r w:rsidRPr="00D624A2">
              <w:rPr>
                <w:spacing w:val="-1"/>
                <w:sz w:val="20"/>
                <w:szCs w:val="20"/>
              </w:rPr>
              <w:t>one</w:t>
            </w:r>
            <w:r w:rsidRPr="00D624A2">
              <w:rPr>
                <w:spacing w:val="24"/>
                <w:sz w:val="20"/>
                <w:szCs w:val="20"/>
              </w:rPr>
              <w:t xml:space="preserve"> </w:t>
            </w:r>
            <w:r w:rsidRPr="00D624A2">
              <w:rPr>
                <w:spacing w:val="-2"/>
                <w:sz w:val="20"/>
                <w:szCs w:val="20"/>
              </w:rPr>
              <w:t>building</w:t>
            </w:r>
            <w:r w:rsidRPr="00D624A2">
              <w:rPr>
                <w:spacing w:val="28"/>
                <w:sz w:val="20"/>
                <w:szCs w:val="20"/>
              </w:rPr>
              <w:t xml:space="preserve"> </w:t>
            </w:r>
            <w:r w:rsidRPr="00D624A2">
              <w:rPr>
                <w:spacing w:val="-1"/>
                <w:sz w:val="20"/>
                <w:szCs w:val="20"/>
              </w:rPr>
              <w:t>or</w:t>
            </w:r>
            <w:r w:rsidRPr="00D624A2">
              <w:rPr>
                <w:spacing w:val="28"/>
                <w:sz w:val="20"/>
                <w:szCs w:val="20"/>
              </w:rPr>
              <w:t xml:space="preserve"> </w:t>
            </w:r>
            <w:r w:rsidRPr="00D624A2">
              <w:rPr>
                <w:spacing w:val="-1"/>
                <w:sz w:val="20"/>
                <w:szCs w:val="20"/>
              </w:rPr>
              <w:t>location</w:t>
            </w:r>
            <w:r w:rsidRPr="00D624A2">
              <w:rPr>
                <w:spacing w:val="26"/>
                <w:sz w:val="20"/>
                <w:szCs w:val="20"/>
              </w:rPr>
              <w:t xml:space="preserve"> </w:t>
            </w:r>
            <w:r w:rsidRPr="00D624A2">
              <w:rPr>
                <w:spacing w:val="-2"/>
                <w:sz w:val="20"/>
                <w:szCs w:val="20"/>
              </w:rPr>
              <w:t>where</w:t>
            </w:r>
            <w:r w:rsidRPr="00D624A2">
              <w:rPr>
                <w:spacing w:val="27"/>
                <w:sz w:val="20"/>
                <w:szCs w:val="20"/>
              </w:rPr>
              <w:t xml:space="preserve"> </w:t>
            </w:r>
            <w:r w:rsidRPr="00D624A2">
              <w:rPr>
                <w:spacing w:val="-2"/>
                <w:sz w:val="20"/>
                <w:szCs w:val="20"/>
              </w:rPr>
              <w:t>work</w:t>
            </w:r>
            <w:r w:rsidRPr="00D624A2">
              <w:rPr>
                <w:spacing w:val="30"/>
                <w:sz w:val="20"/>
                <w:szCs w:val="20"/>
              </w:rPr>
              <w:t xml:space="preserve"> </w:t>
            </w:r>
            <w:r w:rsidRPr="00D624A2">
              <w:rPr>
                <w:spacing w:val="-1"/>
                <w:sz w:val="20"/>
                <w:szCs w:val="20"/>
              </w:rPr>
              <w:t>is</w:t>
            </w:r>
            <w:r w:rsidRPr="00D624A2">
              <w:rPr>
                <w:spacing w:val="27"/>
                <w:sz w:val="20"/>
                <w:szCs w:val="20"/>
              </w:rPr>
              <w:t xml:space="preserve"> </w:t>
            </w:r>
            <w:r w:rsidRPr="00D624A2">
              <w:rPr>
                <w:spacing w:val="-1"/>
                <w:sz w:val="20"/>
                <w:szCs w:val="20"/>
              </w:rPr>
              <w:t>carried</w:t>
            </w:r>
            <w:r w:rsidRPr="00D624A2">
              <w:rPr>
                <w:spacing w:val="62"/>
                <w:sz w:val="20"/>
                <w:szCs w:val="20"/>
              </w:rPr>
              <w:t xml:space="preserve"> </w:t>
            </w:r>
            <w:r w:rsidRPr="00D624A2">
              <w:rPr>
                <w:spacing w:val="-1"/>
                <w:sz w:val="20"/>
                <w:szCs w:val="20"/>
              </w:rPr>
              <w:t>out.</w:t>
            </w:r>
            <w:r w:rsidRPr="00D624A2">
              <w:rPr>
                <w:spacing w:val="-2"/>
                <w:sz w:val="20"/>
                <w:szCs w:val="20"/>
              </w:rPr>
              <w:t xml:space="preserve"> </w:t>
            </w:r>
            <w:r w:rsidRPr="00D624A2">
              <w:rPr>
                <w:spacing w:val="-1"/>
                <w:sz w:val="20"/>
                <w:szCs w:val="20"/>
              </w:rPr>
              <w:t>e.g.,</w:t>
            </w:r>
            <w:r w:rsidRPr="00D624A2">
              <w:rPr>
                <w:sz w:val="20"/>
                <w:szCs w:val="20"/>
              </w:rPr>
              <w:t xml:space="preserve"> a </w:t>
            </w:r>
            <w:r w:rsidRPr="00D624A2">
              <w:rPr>
                <w:spacing w:val="-1"/>
                <w:sz w:val="20"/>
                <w:szCs w:val="20"/>
              </w:rPr>
              <w:t>separate</w:t>
            </w:r>
            <w:r w:rsidRPr="00D624A2">
              <w:rPr>
                <w:sz w:val="20"/>
                <w:szCs w:val="20"/>
              </w:rPr>
              <w:t xml:space="preserve"> </w:t>
            </w:r>
            <w:r w:rsidRPr="00D624A2">
              <w:rPr>
                <w:spacing w:val="-1"/>
                <w:sz w:val="20"/>
                <w:szCs w:val="20"/>
              </w:rPr>
              <w:t>Design</w:t>
            </w:r>
            <w:r w:rsidRPr="00D624A2">
              <w:rPr>
                <w:sz w:val="20"/>
                <w:szCs w:val="20"/>
              </w:rPr>
              <w:t xml:space="preserve"> </w:t>
            </w:r>
            <w:r w:rsidRPr="00D624A2">
              <w:rPr>
                <w:spacing w:val="-1"/>
                <w:sz w:val="20"/>
                <w:szCs w:val="20"/>
              </w:rPr>
              <w:t>Centre</w:t>
            </w:r>
            <w:r w:rsidRPr="00D624A2">
              <w:rPr>
                <w:spacing w:val="-2"/>
                <w:sz w:val="20"/>
                <w:szCs w:val="20"/>
              </w:rPr>
              <w:t xml:space="preserve"> </w:t>
            </w:r>
            <w:r w:rsidRPr="00D624A2">
              <w:rPr>
                <w:spacing w:val="-1"/>
                <w:sz w:val="20"/>
                <w:szCs w:val="20"/>
              </w:rPr>
              <w:t>must</w:t>
            </w:r>
            <w:r w:rsidRPr="00D624A2">
              <w:rPr>
                <w:spacing w:val="1"/>
                <w:sz w:val="20"/>
                <w:szCs w:val="20"/>
              </w:rPr>
              <w:t xml:space="preserve"> </w:t>
            </w:r>
            <w:r w:rsidRPr="00D624A2">
              <w:rPr>
                <w:spacing w:val="-1"/>
                <w:sz w:val="20"/>
                <w:szCs w:val="20"/>
              </w:rPr>
              <w:t>be</w:t>
            </w:r>
            <w:r w:rsidRPr="00D624A2">
              <w:rPr>
                <w:spacing w:val="-2"/>
                <w:sz w:val="20"/>
                <w:szCs w:val="20"/>
              </w:rPr>
              <w:t xml:space="preserve"> audited,</w:t>
            </w:r>
          </w:p>
          <w:p w14:paraId="011FED39" w14:textId="77777777" w:rsidR="00D624A2" w:rsidRPr="00D624A2" w:rsidRDefault="00D624A2" w:rsidP="001F2A3F">
            <w:pPr>
              <w:pStyle w:val="BodyText"/>
              <w:widowControl w:val="0"/>
              <w:numPr>
                <w:ilvl w:val="1"/>
                <w:numId w:val="6"/>
              </w:numPr>
              <w:tabs>
                <w:tab w:val="left" w:pos="822"/>
              </w:tabs>
              <w:spacing w:line="276" w:lineRule="auto"/>
              <w:ind w:right="120"/>
              <w:jc w:val="left"/>
              <w:rPr>
                <w:sz w:val="20"/>
                <w:szCs w:val="20"/>
              </w:rPr>
            </w:pPr>
            <w:r w:rsidRPr="00D624A2">
              <w:rPr>
                <w:spacing w:val="-1"/>
                <w:sz w:val="20"/>
                <w:szCs w:val="20"/>
              </w:rPr>
              <w:t>Staff</w:t>
            </w:r>
            <w:r w:rsidRPr="00D624A2">
              <w:rPr>
                <w:spacing w:val="12"/>
                <w:sz w:val="20"/>
                <w:szCs w:val="20"/>
              </w:rPr>
              <w:t xml:space="preserve"> </w:t>
            </w:r>
            <w:r w:rsidRPr="00D624A2">
              <w:rPr>
                <w:spacing w:val="-1"/>
                <w:sz w:val="20"/>
                <w:szCs w:val="20"/>
              </w:rPr>
              <w:t>speaking</w:t>
            </w:r>
            <w:r w:rsidRPr="00D624A2">
              <w:rPr>
                <w:spacing w:val="12"/>
                <w:sz w:val="20"/>
                <w:szCs w:val="20"/>
              </w:rPr>
              <w:t xml:space="preserve"> </w:t>
            </w:r>
            <w:r w:rsidRPr="00D624A2">
              <w:rPr>
                <w:spacing w:val="-1"/>
                <w:sz w:val="20"/>
                <w:szCs w:val="20"/>
              </w:rPr>
              <w:t>in</w:t>
            </w:r>
            <w:r w:rsidRPr="00D624A2">
              <w:rPr>
                <w:spacing w:val="10"/>
                <w:sz w:val="20"/>
                <w:szCs w:val="20"/>
              </w:rPr>
              <w:t xml:space="preserve"> </w:t>
            </w:r>
            <w:r w:rsidRPr="00D624A2">
              <w:rPr>
                <w:spacing w:val="-1"/>
                <w:sz w:val="20"/>
                <w:szCs w:val="20"/>
              </w:rPr>
              <w:t>more</w:t>
            </w:r>
            <w:r w:rsidRPr="00D624A2">
              <w:rPr>
                <w:spacing w:val="10"/>
                <w:sz w:val="20"/>
                <w:szCs w:val="20"/>
              </w:rPr>
              <w:t xml:space="preserve"> </w:t>
            </w:r>
            <w:r w:rsidRPr="00D624A2">
              <w:rPr>
                <w:spacing w:val="-1"/>
                <w:sz w:val="20"/>
                <w:szCs w:val="20"/>
              </w:rPr>
              <w:t>than</w:t>
            </w:r>
            <w:r w:rsidRPr="00D624A2">
              <w:rPr>
                <w:spacing w:val="10"/>
                <w:sz w:val="20"/>
                <w:szCs w:val="20"/>
              </w:rPr>
              <w:t xml:space="preserve"> </w:t>
            </w:r>
            <w:r w:rsidRPr="00D624A2">
              <w:rPr>
                <w:spacing w:val="-1"/>
                <w:sz w:val="20"/>
                <w:szCs w:val="20"/>
              </w:rPr>
              <w:t>one</w:t>
            </w:r>
            <w:r w:rsidRPr="00D624A2">
              <w:rPr>
                <w:spacing w:val="10"/>
                <w:sz w:val="20"/>
                <w:szCs w:val="20"/>
              </w:rPr>
              <w:t xml:space="preserve"> </w:t>
            </w:r>
            <w:r w:rsidRPr="00D624A2">
              <w:rPr>
                <w:spacing w:val="-1"/>
                <w:sz w:val="20"/>
                <w:szCs w:val="20"/>
              </w:rPr>
              <w:t>language</w:t>
            </w:r>
            <w:r w:rsidRPr="00D624A2">
              <w:rPr>
                <w:spacing w:val="7"/>
                <w:sz w:val="20"/>
                <w:szCs w:val="20"/>
              </w:rPr>
              <w:t xml:space="preserve"> </w:t>
            </w:r>
            <w:r w:rsidRPr="00D624A2">
              <w:rPr>
                <w:spacing w:val="-1"/>
                <w:sz w:val="20"/>
                <w:szCs w:val="20"/>
              </w:rPr>
              <w:t>(requiring</w:t>
            </w:r>
            <w:r w:rsidRPr="00D624A2">
              <w:rPr>
                <w:spacing w:val="12"/>
                <w:sz w:val="20"/>
                <w:szCs w:val="20"/>
              </w:rPr>
              <w:t xml:space="preserve"> </w:t>
            </w:r>
            <w:r w:rsidRPr="00D624A2">
              <w:rPr>
                <w:spacing w:val="-2"/>
                <w:sz w:val="20"/>
                <w:szCs w:val="20"/>
              </w:rPr>
              <w:t>interpreter(s)</w:t>
            </w:r>
            <w:r w:rsidRPr="00D624A2">
              <w:rPr>
                <w:spacing w:val="11"/>
                <w:sz w:val="20"/>
                <w:szCs w:val="20"/>
              </w:rPr>
              <w:t xml:space="preserve"> </w:t>
            </w:r>
            <w:r w:rsidRPr="00D624A2">
              <w:rPr>
                <w:spacing w:val="-1"/>
                <w:sz w:val="20"/>
                <w:szCs w:val="20"/>
              </w:rPr>
              <w:t>or</w:t>
            </w:r>
            <w:r w:rsidRPr="00D624A2">
              <w:rPr>
                <w:spacing w:val="11"/>
                <w:sz w:val="20"/>
                <w:szCs w:val="20"/>
              </w:rPr>
              <w:t xml:space="preserve"> </w:t>
            </w:r>
            <w:r w:rsidRPr="00D624A2">
              <w:rPr>
                <w:spacing w:val="-2"/>
                <w:sz w:val="20"/>
                <w:szCs w:val="20"/>
              </w:rPr>
              <w:t>preventing</w:t>
            </w:r>
            <w:r w:rsidRPr="00D624A2">
              <w:rPr>
                <w:spacing w:val="12"/>
                <w:sz w:val="20"/>
                <w:szCs w:val="20"/>
              </w:rPr>
              <w:t xml:space="preserve"> </w:t>
            </w:r>
            <w:r w:rsidRPr="00D624A2">
              <w:rPr>
                <w:spacing w:val="-2"/>
                <w:sz w:val="20"/>
                <w:szCs w:val="20"/>
              </w:rPr>
              <w:t>individual</w:t>
            </w:r>
            <w:r w:rsidRPr="00D624A2">
              <w:rPr>
                <w:spacing w:val="72"/>
                <w:sz w:val="20"/>
                <w:szCs w:val="20"/>
              </w:rPr>
              <w:t xml:space="preserve"> </w:t>
            </w:r>
            <w:r w:rsidRPr="00D624A2">
              <w:rPr>
                <w:spacing w:val="-1"/>
                <w:sz w:val="20"/>
                <w:szCs w:val="20"/>
              </w:rPr>
              <w:t>auditors</w:t>
            </w:r>
            <w:r w:rsidRPr="00D624A2">
              <w:rPr>
                <w:spacing w:val="-2"/>
                <w:sz w:val="20"/>
                <w:szCs w:val="20"/>
              </w:rPr>
              <w:t xml:space="preserve"> </w:t>
            </w:r>
            <w:r w:rsidRPr="00D624A2">
              <w:rPr>
                <w:spacing w:val="-1"/>
                <w:sz w:val="20"/>
                <w:szCs w:val="20"/>
              </w:rPr>
              <w:t>from working</w:t>
            </w:r>
            <w:r w:rsidRPr="00D624A2">
              <w:rPr>
                <w:spacing w:val="3"/>
                <w:sz w:val="20"/>
                <w:szCs w:val="20"/>
              </w:rPr>
              <w:t xml:space="preserve"> </w:t>
            </w:r>
            <w:r w:rsidRPr="00D624A2">
              <w:rPr>
                <w:spacing w:val="-2"/>
                <w:sz w:val="20"/>
                <w:szCs w:val="20"/>
              </w:rPr>
              <w:t>independently),</w:t>
            </w:r>
          </w:p>
          <w:p w14:paraId="40DC528A" w14:textId="77777777" w:rsidR="00D624A2" w:rsidRPr="00D624A2" w:rsidRDefault="00D624A2" w:rsidP="001F2A3F">
            <w:pPr>
              <w:pStyle w:val="BodyText"/>
              <w:widowControl w:val="0"/>
              <w:numPr>
                <w:ilvl w:val="1"/>
                <w:numId w:val="6"/>
              </w:numPr>
              <w:tabs>
                <w:tab w:val="left" w:pos="822"/>
              </w:tabs>
              <w:spacing w:line="276" w:lineRule="auto"/>
              <w:jc w:val="left"/>
              <w:rPr>
                <w:sz w:val="20"/>
                <w:szCs w:val="20"/>
              </w:rPr>
            </w:pPr>
            <w:r w:rsidRPr="00D624A2">
              <w:rPr>
                <w:spacing w:val="-1"/>
                <w:sz w:val="20"/>
                <w:szCs w:val="20"/>
              </w:rPr>
              <w:t>Very</w:t>
            </w:r>
            <w:r w:rsidRPr="00D624A2">
              <w:rPr>
                <w:spacing w:val="-2"/>
                <w:sz w:val="20"/>
                <w:szCs w:val="20"/>
              </w:rPr>
              <w:t xml:space="preserve"> </w:t>
            </w:r>
            <w:r w:rsidRPr="00D624A2">
              <w:rPr>
                <w:spacing w:val="-1"/>
                <w:sz w:val="20"/>
                <w:szCs w:val="20"/>
              </w:rPr>
              <w:t>large</w:t>
            </w:r>
            <w:r w:rsidRPr="00D624A2">
              <w:rPr>
                <w:spacing w:val="-2"/>
                <w:sz w:val="20"/>
                <w:szCs w:val="20"/>
              </w:rPr>
              <w:t xml:space="preserve"> </w:t>
            </w:r>
            <w:r w:rsidRPr="00D624A2">
              <w:rPr>
                <w:spacing w:val="-1"/>
                <w:sz w:val="20"/>
                <w:szCs w:val="20"/>
              </w:rPr>
              <w:t>site</w:t>
            </w:r>
            <w:r w:rsidRPr="00D624A2">
              <w:rPr>
                <w:spacing w:val="-4"/>
                <w:sz w:val="20"/>
                <w:szCs w:val="20"/>
              </w:rPr>
              <w:t xml:space="preserve"> </w:t>
            </w:r>
            <w:r w:rsidRPr="00D624A2">
              <w:rPr>
                <w:sz w:val="20"/>
                <w:szCs w:val="20"/>
              </w:rPr>
              <w:t>for</w:t>
            </w:r>
            <w:r w:rsidRPr="00D624A2">
              <w:rPr>
                <w:spacing w:val="-1"/>
                <w:sz w:val="20"/>
                <w:szCs w:val="20"/>
              </w:rPr>
              <w:t xml:space="preserve"> the</w:t>
            </w:r>
            <w:r w:rsidRPr="00D624A2">
              <w:rPr>
                <w:sz w:val="20"/>
                <w:szCs w:val="20"/>
              </w:rPr>
              <w:t xml:space="preserve"> </w:t>
            </w:r>
            <w:r w:rsidRPr="00D624A2">
              <w:rPr>
                <w:spacing w:val="-2"/>
                <w:sz w:val="20"/>
                <w:szCs w:val="20"/>
              </w:rPr>
              <w:t>number</w:t>
            </w:r>
            <w:r w:rsidRPr="00D624A2">
              <w:rPr>
                <w:spacing w:val="-1"/>
                <w:sz w:val="20"/>
                <w:szCs w:val="20"/>
              </w:rPr>
              <w:t xml:space="preserve"> </w:t>
            </w:r>
            <w:r w:rsidRPr="00D624A2">
              <w:rPr>
                <w:spacing w:val="-2"/>
                <w:sz w:val="20"/>
                <w:szCs w:val="20"/>
              </w:rPr>
              <w:t>of</w:t>
            </w:r>
            <w:r w:rsidRPr="00D624A2">
              <w:rPr>
                <w:spacing w:val="1"/>
                <w:sz w:val="20"/>
                <w:szCs w:val="20"/>
              </w:rPr>
              <w:t xml:space="preserve"> </w:t>
            </w:r>
            <w:r w:rsidRPr="00D624A2">
              <w:rPr>
                <w:spacing w:val="-1"/>
                <w:sz w:val="20"/>
                <w:szCs w:val="20"/>
              </w:rPr>
              <w:t>personnel</w:t>
            </w:r>
            <w:r w:rsidRPr="00D624A2">
              <w:rPr>
                <w:spacing w:val="-3"/>
                <w:sz w:val="20"/>
                <w:szCs w:val="20"/>
              </w:rPr>
              <w:t xml:space="preserve"> </w:t>
            </w:r>
            <w:r w:rsidRPr="00D624A2">
              <w:rPr>
                <w:spacing w:val="-1"/>
                <w:sz w:val="20"/>
                <w:szCs w:val="20"/>
              </w:rPr>
              <w:t>(e.g.,</w:t>
            </w:r>
            <w:r w:rsidRPr="00D624A2">
              <w:rPr>
                <w:sz w:val="20"/>
                <w:szCs w:val="20"/>
              </w:rPr>
              <w:t xml:space="preserve"> a</w:t>
            </w:r>
            <w:r w:rsidRPr="00D624A2">
              <w:rPr>
                <w:spacing w:val="-2"/>
                <w:sz w:val="20"/>
                <w:szCs w:val="20"/>
              </w:rPr>
              <w:t xml:space="preserve"> </w:t>
            </w:r>
            <w:r w:rsidRPr="00D624A2">
              <w:rPr>
                <w:spacing w:val="-1"/>
                <w:sz w:val="20"/>
                <w:szCs w:val="20"/>
              </w:rPr>
              <w:t>forest);</w:t>
            </w:r>
          </w:p>
          <w:p w14:paraId="5F573FC4" w14:textId="77777777" w:rsidR="00D624A2" w:rsidRPr="00D624A2" w:rsidRDefault="00D624A2" w:rsidP="001F2A3F">
            <w:pPr>
              <w:pStyle w:val="BodyText"/>
              <w:widowControl w:val="0"/>
              <w:numPr>
                <w:ilvl w:val="1"/>
                <w:numId w:val="6"/>
              </w:numPr>
              <w:tabs>
                <w:tab w:val="left" w:pos="822"/>
              </w:tabs>
              <w:spacing w:line="276" w:lineRule="auto"/>
              <w:ind w:right="116"/>
              <w:jc w:val="left"/>
              <w:rPr>
                <w:sz w:val="20"/>
                <w:szCs w:val="20"/>
              </w:rPr>
            </w:pPr>
            <w:r w:rsidRPr="00D624A2">
              <w:rPr>
                <w:spacing w:val="-1"/>
                <w:sz w:val="20"/>
                <w:szCs w:val="20"/>
              </w:rPr>
              <w:t>High</w:t>
            </w:r>
            <w:r w:rsidRPr="00D624A2">
              <w:rPr>
                <w:spacing w:val="14"/>
                <w:sz w:val="20"/>
                <w:szCs w:val="20"/>
              </w:rPr>
              <w:t xml:space="preserve"> </w:t>
            </w:r>
            <w:r w:rsidRPr="00D624A2">
              <w:rPr>
                <w:spacing w:val="-1"/>
                <w:sz w:val="20"/>
                <w:szCs w:val="20"/>
              </w:rPr>
              <w:t>degree</w:t>
            </w:r>
            <w:r w:rsidRPr="00D624A2">
              <w:rPr>
                <w:spacing w:val="12"/>
                <w:sz w:val="20"/>
                <w:szCs w:val="20"/>
              </w:rPr>
              <w:t xml:space="preserve"> </w:t>
            </w:r>
            <w:r w:rsidRPr="00D624A2">
              <w:rPr>
                <w:spacing w:val="-2"/>
                <w:sz w:val="20"/>
                <w:szCs w:val="20"/>
              </w:rPr>
              <w:t>of</w:t>
            </w:r>
            <w:r w:rsidRPr="00D624A2">
              <w:rPr>
                <w:spacing w:val="16"/>
                <w:sz w:val="20"/>
                <w:szCs w:val="20"/>
              </w:rPr>
              <w:t xml:space="preserve"> </w:t>
            </w:r>
            <w:r w:rsidRPr="00D624A2">
              <w:rPr>
                <w:spacing w:val="-2"/>
                <w:sz w:val="20"/>
                <w:szCs w:val="20"/>
              </w:rPr>
              <w:t>regulation</w:t>
            </w:r>
            <w:r w:rsidRPr="00D624A2">
              <w:rPr>
                <w:spacing w:val="15"/>
                <w:sz w:val="20"/>
                <w:szCs w:val="20"/>
              </w:rPr>
              <w:t xml:space="preserve"> </w:t>
            </w:r>
            <w:r w:rsidRPr="00D624A2">
              <w:rPr>
                <w:spacing w:val="-1"/>
                <w:sz w:val="20"/>
                <w:szCs w:val="20"/>
              </w:rPr>
              <w:t>(e.g.</w:t>
            </w:r>
            <w:r w:rsidRPr="00D624A2">
              <w:rPr>
                <w:spacing w:val="16"/>
                <w:sz w:val="20"/>
                <w:szCs w:val="20"/>
              </w:rPr>
              <w:t xml:space="preserve"> </w:t>
            </w:r>
            <w:r w:rsidRPr="00D624A2">
              <w:rPr>
                <w:spacing w:val="-2"/>
                <w:sz w:val="20"/>
                <w:szCs w:val="20"/>
              </w:rPr>
              <w:t>aerospace,</w:t>
            </w:r>
            <w:r w:rsidRPr="00D624A2">
              <w:rPr>
                <w:spacing w:val="16"/>
                <w:sz w:val="20"/>
                <w:szCs w:val="20"/>
              </w:rPr>
              <w:t xml:space="preserve"> </w:t>
            </w:r>
            <w:r w:rsidRPr="00D624A2">
              <w:rPr>
                <w:spacing w:val="-2"/>
                <w:sz w:val="20"/>
                <w:szCs w:val="20"/>
              </w:rPr>
              <w:t>nuclear</w:t>
            </w:r>
            <w:r w:rsidRPr="00D624A2">
              <w:rPr>
                <w:spacing w:val="15"/>
                <w:sz w:val="20"/>
                <w:szCs w:val="20"/>
              </w:rPr>
              <w:t xml:space="preserve"> </w:t>
            </w:r>
            <w:r w:rsidRPr="00D624A2">
              <w:rPr>
                <w:spacing w:val="-2"/>
                <w:sz w:val="20"/>
                <w:szCs w:val="20"/>
              </w:rPr>
              <w:t>power,</w:t>
            </w:r>
            <w:r w:rsidRPr="00D624A2">
              <w:rPr>
                <w:spacing w:val="14"/>
                <w:sz w:val="20"/>
                <w:szCs w:val="20"/>
              </w:rPr>
              <w:t xml:space="preserve"> </w:t>
            </w:r>
            <w:r w:rsidRPr="00D624A2">
              <w:rPr>
                <w:spacing w:val="-1"/>
                <w:sz w:val="20"/>
                <w:szCs w:val="20"/>
              </w:rPr>
              <w:t>refinery</w:t>
            </w:r>
            <w:r w:rsidRPr="00D624A2">
              <w:rPr>
                <w:spacing w:val="13"/>
                <w:sz w:val="20"/>
                <w:szCs w:val="20"/>
              </w:rPr>
              <w:t xml:space="preserve"> </w:t>
            </w:r>
            <w:r w:rsidRPr="00D624A2">
              <w:rPr>
                <w:spacing w:val="-1"/>
                <w:sz w:val="20"/>
                <w:szCs w:val="20"/>
              </w:rPr>
              <w:t>and</w:t>
            </w:r>
            <w:r w:rsidRPr="00D624A2">
              <w:rPr>
                <w:spacing w:val="15"/>
                <w:sz w:val="20"/>
                <w:szCs w:val="20"/>
              </w:rPr>
              <w:t xml:space="preserve"> </w:t>
            </w:r>
            <w:r w:rsidRPr="00D624A2">
              <w:rPr>
                <w:spacing w:val="-1"/>
                <w:sz w:val="20"/>
                <w:szCs w:val="20"/>
              </w:rPr>
              <w:t>chemical</w:t>
            </w:r>
            <w:r w:rsidRPr="00D624A2">
              <w:rPr>
                <w:spacing w:val="14"/>
                <w:sz w:val="20"/>
                <w:szCs w:val="20"/>
              </w:rPr>
              <w:t xml:space="preserve"> </w:t>
            </w:r>
            <w:r w:rsidRPr="00D624A2">
              <w:rPr>
                <w:spacing w:val="-2"/>
                <w:sz w:val="20"/>
                <w:szCs w:val="20"/>
              </w:rPr>
              <w:t>industry,</w:t>
            </w:r>
            <w:r w:rsidRPr="00D624A2">
              <w:rPr>
                <w:spacing w:val="83"/>
                <w:sz w:val="20"/>
                <w:szCs w:val="20"/>
              </w:rPr>
              <w:t xml:space="preserve"> </w:t>
            </w:r>
            <w:r w:rsidRPr="00D624A2">
              <w:rPr>
                <w:spacing w:val="-1"/>
                <w:sz w:val="20"/>
                <w:szCs w:val="20"/>
              </w:rPr>
              <w:t>fishing vessels, mining,</w:t>
            </w:r>
            <w:r w:rsidRPr="00D624A2">
              <w:rPr>
                <w:spacing w:val="-3"/>
                <w:sz w:val="20"/>
                <w:szCs w:val="20"/>
              </w:rPr>
              <w:t xml:space="preserve"> </w:t>
            </w:r>
            <w:r w:rsidRPr="00D624A2">
              <w:rPr>
                <w:spacing w:val="-1"/>
                <w:sz w:val="20"/>
                <w:szCs w:val="20"/>
              </w:rPr>
              <w:t>food,</w:t>
            </w:r>
            <w:r w:rsidRPr="00D624A2">
              <w:rPr>
                <w:spacing w:val="2"/>
                <w:sz w:val="20"/>
                <w:szCs w:val="20"/>
              </w:rPr>
              <w:t xml:space="preserve"> </w:t>
            </w:r>
            <w:r w:rsidRPr="00D624A2">
              <w:rPr>
                <w:spacing w:val="-1"/>
                <w:sz w:val="20"/>
                <w:szCs w:val="20"/>
              </w:rPr>
              <w:t>drugs,</w:t>
            </w:r>
            <w:r w:rsidRPr="00D624A2">
              <w:rPr>
                <w:sz w:val="20"/>
                <w:szCs w:val="20"/>
              </w:rPr>
              <w:t xml:space="preserve"> </w:t>
            </w:r>
            <w:r w:rsidRPr="00D624A2">
              <w:rPr>
                <w:spacing w:val="-1"/>
                <w:sz w:val="20"/>
                <w:szCs w:val="20"/>
              </w:rPr>
              <w:t>etc.),</w:t>
            </w:r>
          </w:p>
          <w:p w14:paraId="31361A05" w14:textId="77777777" w:rsidR="00D624A2" w:rsidRPr="00D624A2" w:rsidRDefault="00D624A2" w:rsidP="001F2A3F">
            <w:pPr>
              <w:pStyle w:val="BodyText"/>
              <w:widowControl w:val="0"/>
              <w:numPr>
                <w:ilvl w:val="1"/>
                <w:numId w:val="6"/>
              </w:numPr>
              <w:tabs>
                <w:tab w:val="left" w:pos="822"/>
              </w:tabs>
              <w:spacing w:line="276" w:lineRule="auto"/>
              <w:jc w:val="left"/>
              <w:rPr>
                <w:sz w:val="20"/>
                <w:szCs w:val="20"/>
              </w:rPr>
            </w:pPr>
            <w:r w:rsidRPr="00D624A2">
              <w:rPr>
                <w:spacing w:val="-1"/>
                <w:sz w:val="20"/>
                <w:szCs w:val="20"/>
              </w:rPr>
              <w:t>System</w:t>
            </w:r>
            <w:r w:rsidRPr="00D624A2">
              <w:rPr>
                <w:sz w:val="20"/>
                <w:szCs w:val="20"/>
              </w:rPr>
              <w:t xml:space="preserve"> </w:t>
            </w:r>
            <w:r w:rsidRPr="00D624A2">
              <w:rPr>
                <w:spacing w:val="-1"/>
                <w:sz w:val="20"/>
                <w:szCs w:val="20"/>
              </w:rPr>
              <w:t>covers</w:t>
            </w:r>
            <w:r w:rsidRPr="00D624A2">
              <w:rPr>
                <w:spacing w:val="1"/>
                <w:sz w:val="20"/>
                <w:szCs w:val="20"/>
              </w:rPr>
              <w:t xml:space="preserve"> </w:t>
            </w:r>
            <w:r w:rsidRPr="00D624A2">
              <w:rPr>
                <w:spacing w:val="-2"/>
                <w:sz w:val="20"/>
                <w:szCs w:val="20"/>
              </w:rPr>
              <w:t xml:space="preserve">highly </w:t>
            </w:r>
            <w:r w:rsidRPr="00D624A2">
              <w:rPr>
                <w:spacing w:val="-1"/>
                <w:sz w:val="20"/>
                <w:szCs w:val="20"/>
              </w:rPr>
              <w:t>complex</w:t>
            </w:r>
            <w:r w:rsidRPr="00D624A2">
              <w:rPr>
                <w:spacing w:val="-2"/>
                <w:sz w:val="20"/>
                <w:szCs w:val="20"/>
              </w:rPr>
              <w:t xml:space="preserve"> </w:t>
            </w:r>
            <w:r w:rsidRPr="00D624A2">
              <w:rPr>
                <w:spacing w:val="-1"/>
                <w:sz w:val="20"/>
                <w:szCs w:val="20"/>
              </w:rPr>
              <w:t>processes</w:t>
            </w:r>
            <w:r w:rsidRPr="00D624A2">
              <w:rPr>
                <w:sz w:val="20"/>
                <w:szCs w:val="20"/>
              </w:rPr>
              <w:t xml:space="preserve"> </w:t>
            </w:r>
            <w:r w:rsidRPr="00D624A2">
              <w:rPr>
                <w:spacing w:val="-1"/>
                <w:sz w:val="20"/>
                <w:szCs w:val="20"/>
              </w:rPr>
              <w:t xml:space="preserve">or </w:t>
            </w:r>
            <w:r w:rsidRPr="00D624A2">
              <w:rPr>
                <w:spacing w:val="-2"/>
                <w:sz w:val="20"/>
                <w:szCs w:val="20"/>
              </w:rPr>
              <w:t>relatively</w:t>
            </w:r>
            <w:r w:rsidRPr="00D624A2">
              <w:rPr>
                <w:spacing w:val="-3"/>
                <w:sz w:val="20"/>
                <w:szCs w:val="20"/>
              </w:rPr>
              <w:t xml:space="preserve"> </w:t>
            </w:r>
            <w:r w:rsidRPr="00D624A2">
              <w:rPr>
                <w:spacing w:val="-1"/>
                <w:sz w:val="20"/>
                <w:szCs w:val="20"/>
              </w:rPr>
              <w:t>high</w:t>
            </w:r>
            <w:r w:rsidRPr="00D624A2">
              <w:rPr>
                <w:sz w:val="20"/>
                <w:szCs w:val="20"/>
              </w:rPr>
              <w:t xml:space="preserve"> </w:t>
            </w:r>
            <w:r w:rsidRPr="00D624A2">
              <w:rPr>
                <w:spacing w:val="-2"/>
                <w:sz w:val="20"/>
                <w:szCs w:val="20"/>
              </w:rPr>
              <w:t>number</w:t>
            </w:r>
            <w:r w:rsidRPr="00D624A2">
              <w:rPr>
                <w:spacing w:val="1"/>
                <w:sz w:val="20"/>
                <w:szCs w:val="20"/>
              </w:rPr>
              <w:t xml:space="preserve"> </w:t>
            </w:r>
            <w:r w:rsidRPr="00D624A2">
              <w:rPr>
                <w:spacing w:val="-2"/>
                <w:sz w:val="20"/>
                <w:szCs w:val="20"/>
              </w:rPr>
              <w:t>of</w:t>
            </w:r>
            <w:r w:rsidRPr="00D624A2">
              <w:rPr>
                <w:sz w:val="20"/>
                <w:szCs w:val="20"/>
              </w:rPr>
              <w:t xml:space="preserve"> </w:t>
            </w:r>
            <w:r w:rsidRPr="00D624A2">
              <w:rPr>
                <w:spacing w:val="-1"/>
                <w:sz w:val="20"/>
                <w:szCs w:val="20"/>
              </w:rPr>
              <w:t>unique</w:t>
            </w:r>
            <w:r w:rsidRPr="00D624A2">
              <w:rPr>
                <w:sz w:val="20"/>
                <w:szCs w:val="20"/>
              </w:rPr>
              <w:t xml:space="preserve"> </w:t>
            </w:r>
            <w:r w:rsidRPr="00D624A2">
              <w:rPr>
                <w:spacing w:val="-2"/>
                <w:sz w:val="20"/>
                <w:szCs w:val="20"/>
              </w:rPr>
              <w:t>activities,</w:t>
            </w:r>
          </w:p>
          <w:p w14:paraId="0391072A" w14:textId="77777777" w:rsidR="00D624A2" w:rsidRPr="00D624A2" w:rsidRDefault="00D624A2" w:rsidP="001F2A3F">
            <w:pPr>
              <w:pStyle w:val="BodyText"/>
              <w:widowControl w:val="0"/>
              <w:numPr>
                <w:ilvl w:val="1"/>
                <w:numId w:val="6"/>
              </w:numPr>
              <w:tabs>
                <w:tab w:val="left" w:pos="822"/>
              </w:tabs>
              <w:spacing w:line="276" w:lineRule="auto"/>
              <w:ind w:right="118"/>
              <w:jc w:val="left"/>
              <w:rPr>
                <w:sz w:val="20"/>
                <w:szCs w:val="20"/>
              </w:rPr>
            </w:pPr>
            <w:r w:rsidRPr="00D624A2">
              <w:rPr>
                <w:spacing w:val="-2"/>
                <w:sz w:val="20"/>
                <w:szCs w:val="20"/>
              </w:rPr>
              <w:t>Activities</w:t>
            </w:r>
            <w:r w:rsidRPr="00D624A2">
              <w:rPr>
                <w:spacing w:val="38"/>
                <w:sz w:val="20"/>
                <w:szCs w:val="20"/>
              </w:rPr>
              <w:t xml:space="preserve"> </w:t>
            </w:r>
            <w:r w:rsidRPr="00D624A2">
              <w:rPr>
                <w:spacing w:val="-1"/>
                <w:sz w:val="20"/>
                <w:szCs w:val="20"/>
              </w:rPr>
              <w:t>that</w:t>
            </w:r>
            <w:r w:rsidRPr="00D624A2">
              <w:rPr>
                <w:spacing w:val="40"/>
                <w:sz w:val="20"/>
                <w:szCs w:val="20"/>
              </w:rPr>
              <w:t xml:space="preserve"> </w:t>
            </w:r>
            <w:r w:rsidRPr="00D624A2">
              <w:rPr>
                <w:spacing w:val="-1"/>
                <w:sz w:val="20"/>
                <w:szCs w:val="20"/>
              </w:rPr>
              <w:t>require</w:t>
            </w:r>
            <w:r w:rsidRPr="00D624A2">
              <w:rPr>
                <w:spacing w:val="39"/>
                <w:sz w:val="20"/>
                <w:szCs w:val="20"/>
              </w:rPr>
              <w:t xml:space="preserve"> </w:t>
            </w:r>
            <w:r w:rsidRPr="00D624A2">
              <w:rPr>
                <w:spacing w:val="-2"/>
                <w:sz w:val="20"/>
                <w:szCs w:val="20"/>
              </w:rPr>
              <w:t>visiting</w:t>
            </w:r>
            <w:r w:rsidRPr="00D624A2">
              <w:rPr>
                <w:spacing w:val="38"/>
                <w:sz w:val="20"/>
                <w:szCs w:val="20"/>
              </w:rPr>
              <w:t xml:space="preserve"> </w:t>
            </w:r>
            <w:r w:rsidRPr="00D624A2">
              <w:rPr>
                <w:spacing w:val="-1"/>
                <w:sz w:val="20"/>
                <w:szCs w:val="20"/>
              </w:rPr>
              <w:t>temporary</w:t>
            </w:r>
            <w:r w:rsidRPr="00D624A2">
              <w:rPr>
                <w:spacing w:val="37"/>
                <w:sz w:val="20"/>
                <w:szCs w:val="20"/>
              </w:rPr>
              <w:t xml:space="preserve"> </w:t>
            </w:r>
            <w:r w:rsidRPr="00D624A2">
              <w:rPr>
                <w:spacing w:val="-1"/>
                <w:sz w:val="20"/>
                <w:szCs w:val="20"/>
              </w:rPr>
              <w:t>sites</w:t>
            </w:r>
            <w:r w:rsidRPr="00D624A2">
              <w:rPr>
                <w:spacing w:val="36"/>
                <w:sz w:val="20"/>
                <w:szCs w:val="20"/>
              </w:rPr>
              <w:t xml:space="preserve"> </w:t>
            </w:r>
            <w:r w:rsidRPr="00D624A2">
              <w:rPr>
                <w:sz w:val="20"/>
                <w:szCs w:val="20"/>
              </w:rPr>
              <w:t>to</w:t>
            </w:r>
            <w:r w:rsidRPr="00D624A2">
              <w:rPr>
                <w:spacing w:val="35"/>
                <w:sz w:val="20"/>
                <w:szCs w:val="20"/>
              </w:rPr>
              <w:t xml:space="preserve"> </w:t>
            </w:r>
            <w:r w:rsidRPr="00D624A2">
              <w:rPr>
                <w:spacing w:val="-1"/>
                <w:sz w:val="20"/>
                <w:szCs w:val="20"/>
              </w:rPr>
              <w:t>confirm</w:t>
            </w:r>
            <w:r w:rsidRPr="00D624A2">
              <w:rPr>
                <w:spacing w:val="40"/>
                <w:sz w:val="20"/>
                <w:szCs w:val="20"/>
              </w:rPr>
              <w:t xml:space="preserve"> </w:t>
            </w:r>
            <w:r w:rsidRPr="00D624A2">
              <w:rPr>
                <w:spacing w:val="-1"/>
                <w:sz w:val="20"/>
                <w:szCs w:val="20"/>
              </w:rPr>
              <w:t>the</w:t>
            </w:r>
            <w:r w:rsidRPr="00D624A2">
              <w:rPr>
                <w:spacing w:val="36"/>
                <w:sz w:val="20"/>
                <w:szCs w:val="20"/>
              </w:rPr>
              <w:t xml:space="preserve"> </w:t>
            </w:r>
            <w:r w:rsidRPr="00D624A2">
              <w:rPr>
                <w:spacing w:val="-2"/>
                <w:sz w:val="20"/>
                <w:szCs w:val="20"/>
              </w:rPr>
              <w:t>activities</w:t>
            </w:r>
            <w:r w:rsidRPr="00D624A2">
              <w:rPr>
                <w:spacing w:val="39"/>
                <w:sz w:val="20"/>
                <w:szCs w:val="20"/>
              </w:rPr>
              <w:t xml:space="preserve"> </w:t>
            </w:r>
            <w:r w:rsidRPr="00D624A2">
              <w:rPr>
                <w:spacing w:val="-2"/>
                <w:sz w:val="20"/>
                <w:szCs w:val="20"/>
              </w:rPr>
              <w:t>of</w:t>
            </w:r>
            <w:r w:rsidRPr="00D624A2">
              <w:rPr>
                <w:spacing w:val="40"/>
                <w:sz w:val="20"/>
                <w:szCs w:val="20"/>
              </w:rPr>
              <w:t xml:space="preserve"> </w:t>
            </w:r>
            <w:r w:rsidRPr="00D624A2">
              <w:rPr>
                <w:spacing w:val="-1"/>
                <w:sz w:val="20"/>
                <w:szCs w:val="20"/>
              </w:rPr>
              <w:t>the</w:t>
            </w:r>
            <w:r w:rsidRPr="00D624A2">
              <w:rPr>
                <w:spacing w:val="39"/>
                <w:sz w:val="20"/>
                <w:szCs w:val="20"/>
              </w:rPr>
              <w:t xml:space="preserve"> </w:t>
            </w:r>
            <w:r w:rsidRPr="00D624A2">
              <w:rPr>
                <w:spacing w:val="-2"/>
                <w:sz w:val="20"/>
                <w:szCs w:val="20"/>
              </w:rPr>
              <w:t>permanent</w:t>
            </w:r>
            <w:r w:rsidRPr="00D624A2">
              <w:rPr>
                <w:spacing w:val="83"/>
                <w:sz w:val="20"/>
                <w:szCs w:val="20"/>
              </w:rPr>
              <w:t xml:space="preserve"> </w:t>
            </w:r>
            <w:r w:rsidRPr="00D624A2">
              <w:rPr>
                <w:spacing w:val="-1"/>
                <w:sz w:val="20"/>
                <w:szCs w:val="20"/>
              </w:rPr>
              <w:t xml:space="preserve">site(s) </w:t>
            </w:r>
            <w:r w:rsidRPr="00D624A2">
              <w:rPr>
                <w:spacing w:val="-2"/>
                <w:sz w:val="20"/>
                <w:szCs w:val="20"/>
              </w:rPr>
              <w:t>whose</w:t>
            </w:r>
            <w:r w:rsidRPr="00D624A2">
              <w:rPr>
                <w:sz w:val="20"/>
                <w:szCs w:val="20"/>
              </w:rPr>
              <w:t xml:space="preserve"> </w:t>
            </w:r>
            <w:r w:rsidRPr="00D624A2">
              <w:rPr>
                <w:spacing w:val="-1"/>
                <w:sz w:val="20"/>
                <w:szCs w:val="20"/>
              </w:rPr>
              <w:t>management</w:t>
            </w:r>
            <w:r w:rsidRPr="00D624A2">
              <w:rPr>
                <w:spacing w:val="2"/>
                <w:sz w:val="20"/>
                <w:szCs w:val="20"/>
              </w:rPr>
              <w:t xml:space="preserve"> </w:t>
            </w:r>
            <w:r w:rsidRPr="00D624A2">
              <w:rPr>
                <w:spacing w:val="-1"/>
                <w:sz w:val="20"/>
                <w:szCs w:val="20"/>
              </w:rPr>
              <w:t>system</w:t>
            </w:r>
            <w:r w:rsidRPr="00D624A2">
              <w:rPr>
                <w:spacing w:val="1"/>
                <w:sz w:val="20"/>
                <w:szCs w:val="20"/>
              </w:rPr>
              <w:t xml:space="preserve"> </w:t>
            </w:r>
            <w:r w:rsidRPr="00D624A2">
              <w:rPr>
                <w:spacing w:val="-1"/>
                <w:sz w:val="20"/>
                <w:szCs w:val="20"/>
              </w:rPr>
              <w:t>is</w:t>
            </w:r>
            <w:r w:rsidRPr="00D624A2">
              <w:rPr>
                <w:spacing w:val="-2"/>
                <w:sz w:val="20"/>
                <w:szCs w:val="20"/>
              </w:rPr>
              <w:t xml:space="preserve"> </w:t>
            </w:r>
            <w:r w:rsidRPr="00D624A2">
              <w:rPr>
                <w:spacing w:val="-1"/>
                <w:sz w:val="20"/>
                <w:szCs w:val="20"/>
              </w:rPr>
              <w:t>subject</w:t>
            </w:r>
            <w:r w:rsidRPr="00D624A2">
              <w:rPr>
                <w:sz w:val="20"/>
                <w:szCs w:val="20"/>
              </w:rPr>
              <w:t xml:space="preserve"> to</w:t>
            </w:r>
            <w:r w:rsidRPr="00D624A2">
              <w:rPr>
                <w:spacing w:val="-5"/>
                <w:sz w:val="20"/>
                <w:szCs w:val="20"/>
              </w:rPr>
              <w:t xml:space="preserve"> </w:t>
            </w:r>
            <w:r w:rsidRPr="00D624A2">
              <w:rPr>
                <w:spacing w:val="-1"/>
                <w:sz w:val="20"/>
                <w:szCs w:val="20"/>
              </w:rPr>
              <w:t>certification,</w:t>
            </w:r>
          </w:p>
          <w:p w14:paraId="6DCC8576" w14:textId="77777777" w:rsidR="00D624A2" w:rsidRPr="00D624A2" w:rsidRDefault="00D624A2" w:rsidP="001F2A3F">
            <w:pPr>
              <w:pStyle w:val="BodyText"/>
              <w:widowControl w:val="0"/>
              <w:numPr>
                <w:ilvl w:val="1"/>
                <w:numId w:val="6"/>
              </w:numPr>
              <w:tabs>
                <w:tab w:val="left" w:pos="822"/>
              </w:tabs>
              <w:spacing w:line="276" w:lineRule="auto"/>
              <w:jc w:val="left"/>
              <w:rPr>
                <w:sz w:val="20"/>
                <w:szCs w:val="20"/>
              </w:rPr>
            </w:pPr>
            <w:r w:rsidRPr="00D624A2">
              <w:rPr>
                <w:spacing w:val="-2"/>
                <w:sz w:val="20"/>
                <w:szCs w:val="20"/>
              </w:rPr>
              <w:t>Views</w:t>
            </w:r>
            <w:r w:rsidRPr="00D624A2">
              <w:rPr>
                <w:sz w:val="20"/>
                <w:szCs w:val="20"/>
              </w:rPr>
              <w:t xml:space="preserve"> </w:t>
            </w:r>
            <w:r w:rsidRPr="00D624A2">
              <w:rPr>
                <w:spacing w:val="-2"/>
                <w:sz w:val="20"/>
                <w:szCs w:val="20"/>
              </w:rPr>
              <w:t>of</w:t>
            </w:r>
            <w:r w:rsidRPr="00D624A2">
              <w:rPr>
                <w:spacing w:val="4"/>
                <w:sz w:val="20"/>
                <w:szCs w:val="20"/>
              </w:rPr>
              <w:t xml:space="preserve"> </w:t>
            </w:r>
            <w:r w:rsidRPr="00D624A2">
              <w:rPr>
                <w:spacing w:val="-2"/>
                <w:sz w:val="20"/>
                <w:szCs w:val="20"/>
              </w:rPr>
              <w:t>interested parties,</w:t>
            </w:r>
          </w:p>
          <w:p w14:paraId="5A28EA57" w14:textId="77777777" w:rsidR="00D624A2" w:rsidRPr="00D624A2" w:rsidRDefault="00D624A2" w:rsidP="001F2A3F">
            <w:pPr>
              <w:pStyle w:val="BodyText"/>
              <w:widowControl w:val="0"/>
              <w:numPr>
                <w:ilvl w:val="1"/>
                <w:numId w:val="6"/>
              </w:numPr>
              <w:tabs>
                <w:tab w:val="left" w:pos="822"/>
              </w:tabs>
              <w:spacing w:line="276" w:lineRule="auto"/>
              <w:jc w:val="left"/>
              <w:rPr>
                <w:sz w:val="20"/>
                <w:szCs w:val="20"/>
              </w:rPr>
            </w:pPr>
            <w:r w:rsidRPr="00D624A2">
              <w:rPr>
                <w:spacing w:val="-1"/>
                <w:sz w:val="20"/>
                <w:szCs w:val="20"/>
                <w:lang w:val="en-US"/>
              </w:rPr>
              <w:t>R</w:t>
            </w:r>
            <w:r w:rsidRPr="00D624A2">
              <w:rPr>
                <w:spacing w:val="-1"/>
                <w:sz w:val="20"/>
                <w:szCs w:val="20"/>
              </w:rPr>
              <w:t xml:space="preserve">ate of accidents and occupational diseases higher than average for the business sector </w:t>
            </w:r>
          </w:p>
          <w:p w14:paraId="6EB2E9CA" w14:textId="77777777" w:rsidR="00D624A2" w:rsidRPr="00D624A2" w:rsidRDefault="00D624A2" w:rsidP="001F2A3F">
            <w:pPr>
              <w:pStyle w:val="BodyText"/>
              <w:widowControl w:val="0"/>
              <w:numPr>
                <w:ilvl w:val="1"/>
                <w:numId w:val="6"/>
              </w:numPr>
              <w:tabs>
                <w:tab w:val="left" w:pos="822"/>
              </w:tabs>
              <w:spacing w:line="276" w:lineRule="auto"/>
              <w:jc w:val="left"/>
              <w:rPr>
                <w:sz w:val="20"/>
                <w:szCs w:val="20"/>
              </w:rPr>
            </w:pPr>
            <w:r w:rsidRPr="00D624A2">
              <w:rPr>
                <w:spacing w:val="-1"/>
                <w:sz w:val="20"/>
                <w:szCs w:val="20"/>
              </w:rPr>
              <w:t>If</w:t>
            </w:r>
            <w:r w:rsidRPr="00D624A2">
              <w:rPr>
                <w:spacing w:val="8"/>
                <w:sz w:val="20"/>
                <w:szCs w:val="20"/>
              </w:rPr>
              <w:t xml:space="preserve"> </w:t>
            </w:r>
            <w:r w:rsidRPr="00D624A2">
              <w:rPr>
                <w:sz w:val="20"/>
                <w:szCs w:val="20"/>
              </w:rPr>
              <w:t>the</w:t>
            </w:r>
            <w:r w:rsidRPr="00D624A2">
              <w:rPr>
                <w:spacing w:val="2"/>
                <w:sz w:val="20"/>
                <w:szCs w:val="20"/>
              </w:rPr>
              <w:t xml:space="preserve"> </w:t>
            </w:r>
            <w:r w:rsidRPr="00D624A2">
              <w:rPr>
                <w:spacing w:val="-1"/>
                <w:sz w:val="20"/>
                <w:szCs w:val="20"/>
              </w:rPr>
              <w:t>members</w:t>
            </w:r>
            <w:r w:rsidRPr="00D624A2">
              <w:rPr>
                <w:spacing w:val="5"/>
                <w:sz w:val="20"/>
                <w:szCs w:val="20"/>
              </w:rPr>
              <w:t xml:space="preserve"> </w:t>
            </w:r>
            <w:r w:rsidRPr="00D624A2">
              <w:rPr>
                <w:spacing w:val="-2"/>
                <w:sz w:val="20"/>
                <w:szCs w:val="20"/>
              </w:rPr>
              <w:t>of</w:t>
            </w:r>
            <w:r w:rsidRPr="00D624A2">
              <w:rPr>
                <w:spacing w:val="6"/>
                <w:sz w:val="20"/>
                <w:szCs w:val="20"/>
              </w:rPr>
              <w:t xml:space="preserve"> </w:t>
            </w:r>
            <w:r w:rsidRPr="00D624A2">
              <w:rPr>
                <w:sz w:val="20"/>
                <w:szCs w:val="20"/>
              </w:rPr>
              <w:t>the</w:t>
            </w:r>
            <w:r w:rsidRPr="00D624A2">
              <w:rPr>
                <w:spacing w:val="5"/>
                <w:sz w:val="20"/>
                <w:szCs w:val="20"/>
              </w:rPr>
              <w:t xml:space="preserve"> </w:t>
            </w:r>
            <w:r w:rsidRPr="00D624A2">
              <w:rPr>
                <w:spacing w:val="-2"/>
                <w:sz w:val="20"/>
                <w:szCs w:val="20"/>
              </w:rPr>
              <w:t>public</w:t>
            </w:r>
            <w:r w:rsidRPr="00D624A2">
              <w:rPr>
                <w:spacing w:val="5"/>
                <w:sz w:val="20"/>
                <w:szCs w:val="20"/>
              </w:rPr>
              <w:t xml:space="preserve"> </w:t>
            </w:r>
            <w:r w:rsidRPr="00D624A2">
              <w:rPr>
                <w:sz w:val="20"/>
                <w:szCs w:val="20"/>
              </w:rPr>
              <w:t>are</w:t>
            </w:r>
            <w:r w:rsidRPr="00D624A2">
              <w:rPr>
                <w:spacing w:val="5"/>
                <w:sz w:val="20"/>
                <w:szCs w:val="20"/>
              </w:rPr>
              <w:t xml:space="preserve"> </w:t>
            </w:r>
            <w:r w:rsidRPr="00D624A2">
              <w:rPr>
                <w:sz w:val="20"/>
                <w:szCs w:val="20"/>
              </w:rPr>
              <w:t>present</w:t>
            </w:r>
            <w:r w:rsidRPr="00D624A2">
              <w:rPr>
                <w:spacing w:val="6"/>
                <w:sz w:val="20"/>
                <w:szCs w:val="20"/>
              </w:rPr>
              <w:t xml:space="preserve"> </w:t>
            </w:r>
            <w:r w:rsidRPr="00D624A2">
              <w:rPr>
                <w:sz w:val="20"/>
                <w:szCs w:val="20"/>
              </w:rPr>
              <w:t>on</w:t>
            </w:r>
            <w:r w:rsidRPr="00D624A2">
              <w:rPr>
                <w:spacing w:val="5"/>
                <w:sz w:val="20"/>
                <w:szCs w:val="20"/>
              </w:rPr>
              <w:t xml:space="preserve"> </w:t>
            </w:r>
            <w:r w:rsidRPr="00D624A2">
              <w:rPr>
                <w:sz w:val="20"/>
                <w:szCs w:val="20"/>
              </w:rPr>
              <w:t>the</w:t>
            </w:r>
            <w:r w:rsidRPr="00D624A2">
              <w:rPr>
                <w:spacing w:val="5"/>
                <w:sz w:val="20"/>
                <w:szCs w:val="20"/>
              </w:rPr>
              <w:t xml:space="preserve"> </w:t>
            </w:r>
            <w:r w:rsidRPr="00D624A2">
              <w:rPr>
                <w:spacing w:val="-1"/>
                <w:sz w:val="20"/>
                <w:szCs w:val="20"/>
              </w:rPr>
              <w:t>organization’s</w:t>
            </w:r>
            <w:r w:rsidRPr="00D624A2">
              <w:rPr>
                <w:spacing w:val="5"/>
                <w:sz w:val="20"/>
                <w:szCs w:val="20"/>
              </w:rPr>
              <w:t xml:space="preserve"> </w:t>
            </w:r>
            <w:r w:rsidRPr="00D624A2">
              <w:rPr>
                <w:spacing w:val="-1"/>
                <w:sz w:val="20"/>
                <w:szCs w:val="20"/>
              </w:rPr>
              <w:t>site</w:t>
            </w:r>
            <w:r w:rsidRPr="00D624A2">
              <w:rPr>
                <w:spacing w:val="5"/>
                <w:sz w:val="20"/>
                <w:szCs w:val="20"/>
              </w:rPr>
              <w:t xml:space="preserve"> </w:t>
            </w:r>
            <w:r w:rsidRPr="00D624A2">
              <w:rPr>
                <w:sz w:val="20"/>
                <w:szCs w:val="20"/>
              </w:rPr>
              <w:t>(e.g.</w:t>
            </w:r>
            <w:r w:rsidRPr="00D624A2">
              <w:rPr>
                <w:spacing w:val="6"/>
                <w:sz w:val="20"/>
                <w:szCs w:val="20"/>
              </w:rPr>
              <w:t xml:space="preserve"> </w:t>
            </w:r>
            <w:r w:rsidRPr="00D624A2">
              <w:rPr>
                <w:spacing w:val="-1"/>
                <w:sz w:val="20"/>
                <w:szCs w:val="20"/>
              </w:rPr>
              <w:t>hospitals,</w:t>
            </w:r>
            <w:r w:rsidRPr="00D624A2">
              <w:rPr>
                <w:spacing w:val="6"/>
                <w:sz w:val="20"/>
                <w:szCs w:val="20"/>
              </w:rPr>
              <w:t xml:space="preserve"> </w:t>
            </w:r>
            <w:r w:rsidRPr="00D624A2">
              <w:rPr>
                <w:spacing w:val="-1"/>
                <w:sz w:val="20"/>
                <w:szCs w:val="20"/>
              </w:rPr>
              <w:t>schools,</w:t>
            </w:r>
          </w:p>
          <w:p w14:paraId="60BFD095" w14:textId="77777777" w:rsidR="00D624A2" w:rsidRPr="00D624A2" w:rsidRDefault="00D624A2" w:rsidP="001F2A3F">
            <w:pPr>
              <w:pStyle w:val="BodyText"/>
              <w:spacing w:line="276" w:lineRule="auto"/>
              <w:ind w:left="821"/>
              <w:rPr>
                <w:sz w:val="20"/>
                <w:szCs w:val="20"/>
              </w:rPr>
            </w:pPr>
            <w:r w:rsidRPr="00D624A2">
              <w:rPr>
                <w:spacing w:val="-1"/>
                <w:sz w:val="20"/>
                <w:szCs w:val="20"/>
              </w:rPr>
              <w:t>airports,</w:t>
            </w:r>
            <w:r w:rsidRPr="00D624A2">
              <w:rPr>
                <w:spacing w:val="1"/>
                <w:sz w:val="20"/>
                <w:szCs w:val="20"/>
              </w:rPr>
              <w:t xml:space="preserve"> </w:t>
            </w:r>
            <w:r w:rsidRPr="00D624A2">
              <w:rPr>
                <w:spacing w:val="-2"/>
                <w:sz w:val="20"/>
                <w:szCs w:val="20"/>
              </w:rPr>
              <w:t>ports,</w:t>
            </w:r>
            <w:r w:rsidRPr="00D624A2">
              <w:rPr>
                <w:spacing w:val="-1"/>
                <w:sz w:val="20"/>
                <w:szCs w:val="20"/>
              </w:rPr>
              <w:t xml:space="preserve"> train</w:t>
            </w:r>
            <w:r w:rsidRPr="00D624A2">
              <w:rPr>
                <w:sz w:val="20"/>
                <w:szCs w:val="20"/>
              </w:rPr>
              <w:t xml:space="preserve"> </w:t>
            </w:r>
            <w:r w:rsidRPr="00D624A2">
              <w:rPr>
                <w:spacing w:val="-1"/>
                <w:sz w:val="20"/>
                <w:szCs w:val="20"/>
              </w:rPr>
              <w:t>stations,</w:t>
            </w:r>
            <w:r w:rsidRPr="00D624A2">
              <w:rPr>
                <w:spacing w:val="2"/>
                <w:sz w:val="20"/>
                <w:szCs w:val="20"/>
              </w:rPr>
              <w:t xml:space="preserve"> </w:t>
            </w:r>
            <w:r w:rsidRPr="00D624A2">
              <w:rPr>
                <w:spacing w:val="-2"/>
                <w:sz w:val="20"/>
                <w:szCs w:val="20"/>
              </w:rPr>
              <w:t>public</w:t>
            </w:r>
            <w:r w:rsidRPr="00D624A2">
              <w:rPr>
                <w:spacing w:val="-1"/>
                <w:sz w:val="20"/>
                <w:szCs w:val="20"/>
              </w:rPr>
              <w:t xml:space="preserve"> transport),</w:t>
            </w:r>
          </w:p>
          <w:p w14:paraId="39B1DB0A" w14:textId="77777777" w:rsidR="00D624A2" w:rsidRPr="00D624A2" w:rsidRDefault="00D624A2" w:rsidP="001F2A3F">
            <w:pPr>
              <w:pStyle w:val="BodyText"/>
              <w:widowControl w:val="0"/>
              <w:numPr>
                <w:ilvl w:val="1"/>
                <w:numId w:val="6"/>
              </w:numPr>
              <w:tabs>
                <w:tab w:val="left" w:pos="822"/>
              </w:tabs>
              <w:spacing w:line="276" w:lineRule="auto"/>
              <w:ind w:right="109"/>
              <w:jc w:val="left"/>
              <w:rPr>
                <w:sz w:val="20"/>
                <w:szCs w:val="20"/>
              </w:rPr>
            </w:pPr>
            <w:r w:rsidRPr="00D624A2">
              <w:rPr>
                <w:sz w:val="20"/>
                <w:szCs w:val="20"/>
              </w:rPr>
              <w:t>The</w:t>
            </w:r>
            <w:r w:rsidRPr="00D624A2">
              <w:rPr>
                <w:spacing w:val="16"/>
                <w:sz w:val="20"/>
                <w:szCs w:val="20"/>
              </w:rPr>
              <w:t xml:space="preserve"> </w:t>
            </w:r>
            <w:r w:rsidRPr="00D624A2">
              <w:rPr>
                <w:spacing w:val="-2"/>
                <w:sz w:val="20"/>
                <w:szCs w:val="20"/>
              </w:rPr>
              <w:t>organization</w:t>
            </w:r>
            <w:r w:rsidRPr="00D624A2">
              <w:rPr>
                <w:spacing w:val="17"/>
                <w:sz w:val="20"/>
                <w:szCs w:val="20"/>
              </w:rPr>
              <w:t xml:space="preserve"> </w:t>
            </w:r>
            <w:r w:rsidRPr="00D624A2">
              <w:rPr>
                <w:spacing w:val="-1"/>
                <w:sz w:val="20"/>
                <w:szCs w:val="20"/>
              </w:rPr>
              <w:t>is</w:t>
            </w:r>
            <w:r w:rsidRPr="00D624A2">
              <w:rPr>
                <w:spacing w:val="18"/>
                <w:sz w:val="20"/>
                <w:szCs w:val="20"/>
              </w:rPr>
              <w:t xml:space="preserve"> </w:t>
            </w:r>
            <w:r w:rsidRPr="00D624A2">
              <w:rPr>
                <w:spacing w:val="-1"/>
                <w:sz w:val="20"/>
                <w:szCs w:val="20"/>
              </w:rPr>
              <w:t>facing</w:t>
            </w:r>
            <w:r w:rsidRPr="00D624A2">
              <w:rPr>
                <w:spacing w:val="19"/>
                <w:sz w:val="20"/>
                <w:szCs w:val="20"/>
              </w:rPr>
              <w:t xml:space="preserve"> </w:t>
            </w:r>
            <w:r w:rsidRPr="00D624A2">
              <w:rPr>
                <w:spacing w:val="-1"/>
                <w:sz w:val="20"/>
                <w:szCs w:val="20"/>
              </w:rPr>
              <w:t>legal</w:t>
            </w:r>
            <w:r w:rsidRPr="00D624A2">
              <w:rPr>
                <w:spacing w:val="16"/>
                <w:sz w:val="20"/>
                <w:szCs w:val="20"/>
              </w:rPr>
              <w:t xml:space="preserve"> </w:t>
            </w:r>
            <w:r w:rsidRPr="00D624A2">
              <w:rPr>
                <w:spacing w:val="-1"/>
                <w:sz w:val="20"/>
                <w:szCs w:val="20"/>
              </w:rPr>
              <w:t>proceedings</w:t>
            </w:r>
            <w:r w:rsidRPr="00D624A2">
              <w:rPr>
                <w:spacing w:val="15"/>
                <w:sz w:val="20"/>
                <w:szCs w:val="20"/>
              </w:rPr>
              <w:t xml:space="preserve"> </w:t>
            </w:r>
            <w:r w:rsidRPr="00D624A2">
              <w:rPr>
                <w:spacing w:val="-1"/>
                <w:sz w:val="20"/>
                <w:szCs w:val="20"/>
              </w:rPr>
              <w:t>related</w:t>
            </w:r>
            <w:r w:rsidRPr="00D624A2">
              <w:rPr>
                <w:spacing w:val="16"/>
                <w:sz w:val="20"/>
                <w:szCs w:val="20"/>
              </w:rPr>
              <w:t xml:space="preserve"> </w:t>
            </w:r>
            <w:r w:rsidRPr="00D624A2">
              <w:rPr>
                <w:sz w:val="20"/>
                <w:szCs w:val="20"/>
              </w:rPr>
              <w:t>to</w:t>
            </w:r>
            <w:r w:rsidRPr="00D624A2">
              <w:rPr>
                <w:spacing w:val="17"/>
                <w:sz w:val="20"/>
                <w:szCs w:val="20"/>
              </w:rPr>
              <w:t xml:space="preserve"> </w:t>
            </w:r>
            <w:r w:rsidRPr="00D624A2">
              <w:rPr>
                <w:spacing w:val="-1"/>
                <w:sz w:val="20"/>
                <w:szCs w:val="20"/>
              </w:rPr>
              <w:t>OH&amp;S</w:t>
            </w:r>
            <w:r w:rsidRPr="00D624A2">
              <w:rPr>
                <w:spacing w:val="17"/>
                <w:sz w:val="20"/>
                <w:szCs w:val="20"/>
              </w:rPr>
              <w:t xml:space="preserve"> </w:t>
            </w:r>
            <w:r w:rsidRPr="00D624A2">
              <w:rPr>
                <w:spacing w:val="-1"/>
                <w:sz w:val="20"/>
                <w:szCs w:val="20"/>
              </w:rPr>
              <w:t>(depending</w:t>
            </w:r>
            <w:r w:rsidRPr="00D624A2">
              <w:rPr>
                <w:spacing w:val="17"/>
                <w:sz w:val="20"/>
                <w:szCs w:val="20"/>
              </w:rPr>
              <w:t xml:space="preserve"> </w:t>
            </w:r>
            <w:r w:rsidRPr="00D624A2">
              <w:rPr>
                <w:spacing w:val="-1"/>
                <w:sz w:val="20"/>
                <w:szCs w:val="20"/>
              </w:rPr>
              <w:t>on</w:t>
            </w:r>
            <w:r w:rsidRPr="00D624A2">
              <w:rPr>
                <w:spacing w:val="17"/>
                <w:sz w:val="20"/>
                <w:szCs w:val="20"/>
              </w:rPr>
              <w:t xml:space="preserve"> </w:t>
            </w:r>
            <w:r w:rsidRPr="00D624A2">
              <w:rPr>
                <w:spacing w:val="1"/>
                <w:sz w:val="20"/>
                <w:szCs w:val="20"/>
              </w:rPr>
              <w:t>the</w:t>
            </w:r>
            <w:r w:rsidRPr="00D624A2">
              <w:rPr>
                <w:spacing w:val="17"/>
                <w:sz w:val="20"/>
                <w:szCs w:val="20"/>
              </w:rPr>
              <w:t xml:space="preserve"> </w:t>
            </w:r>
            <w:r w:rsidRPr="00D624A2">
              <w:rPr>
                <w:spacing w:val="-1"/>
                <w:sz w:val="20"/>
                <w:szCs w:val="20"/>
              </w:rPr>
              <w:t>severity</w:t>
            </w:r>
            <w:r w:rsidRPr="00D624A2">
              <w:rPr>
                <w:spacing w:val="44"/>
                <w:sz w:val="20"/>
                <w:szCs w:val="20"/>
              </w:rPr>
              <w:t xml:space="preserve"> </w:t>
            </w:r>
            <w:r w:rsidRPr="00D624A2">
              <w:rPr>
                <w:spacing w:val="-1"/>
                <w:sz w:val="20"/>
                <w:szCs w:val="20"/>
              </w:rPr>
              <w:t xml:space="preserve">and </w:t>
            </w:r>
            <w:r w:rsidRPr="00D624A2">
              <w:rPr>
                <w:spacing w:val="-2"/>
                <w:sz w:val="20"/>
                <w:szCs w:val="20"/>
              </w:rPr>
              <w:t>impact</w:t>
            </w:r>
            <w:r w:rsidRPr="00D624A2">
              <w:rPr>
                <w:spacing w:val="2"/>
                <w:sz w:val="20"/>
                <w:szCs w:val="20"/>
              </w:rPr>
              <w:t xml:space="preserve"> </w:t>
            </w:r>
            <w:r w:rsidRPr="00D624A2">
              <w:rPr>
                <w:spacing w:val="-2"/>
                <w:sz w:val="20"/>
                <w:szCs w:val="20"/>
              </w:rPr>
              <w:t>of</w:t>
            </w:r>
            <w:r w:rsidRPr="00D624A2">
              <w:rPr>
                <w:spacing w:val="-1"/>
                <w:sz w:val="20"/>
                <w:szCs w:val="20"/>
              </w:rPr>
              <w:t xml:space="preserve"> </w:t>
            </w:r>
            <w:r w:rsidRPr="00D624A2">
              <w:rPr>
                <w:spacing w:val="-2"/>
                <w:sz w:val="20"/>
                <w:szCs w:val="20"/>
              </w:rPr>
              <w:t>risk</w:t>
            </w:r>
            <w:r w:rsidRPr="00D624A2">
              <w:rPr>
                <w:spacing w:val="3"/>
                <w:sz w:val="20"/>
                <w:szCs w:val="20"/>
              </w:rPr>
              <w:t xml:space="preserve"> </w:t>
            </w:r>
            <w:r w:rsidRPr="00D624A2">
              <w:rPr>
                <w:spacing w:val="-1"/>
                <w:sz w:val="20"/>
                <w:szCs w:val="20"/>
              </w:rPr>
              <w:t>involved),</w:t>
            </w:r>
          </w:p>
          <w:p w14:paraId="772CF296" w14:textId="77777777" w:rsidR="00D624A2" w:rsidRPr="00D624A2" w:rsidRDefault="00D624A2" w:rsidP="001F2A3F">
            <w:pPr>
              <w:pStyle w:val="BodyText"/>
              <w:widowControl w:val="0"/>
              <w:numPr>
                <w:ilvl w:val="1"/>
                <w:numId w:val="6"/>
              </w:numPr>
              <w:tabs>
                <w:tab w:val="left" w:pos="822"/>
              </w:tabs>
              <w:spacing w:line="276" w:lineRule="auto"/>
              <w:ind w:right="107"/>
              <w:rPr>
                <w:spacing w:val="-1"/>
                <w:sz w:val="20"/>
                <w:szCs w:val="20"/>
              </w:rPr>
            </w:pPr>
            <w:r w:rsidRPr="00D624A2">
              <w:rPr>
                <w:sz w:val="20"/>
                <w:szCs w:val="20"/>
              </w:rPr>
              <w:t>The</w:t>
            </w:r>
            <w:r w:rsidRPr="00D624A2">
              <w:rPr>
                <w:spacing w:val="13"/>
                <w:sz w:val="20"/>
                <w:szCs w:val="20"/>
              </w:rPr>
              <w:t xml:space="preserve"> temporary large </w:t>
            </w:r>
            <w:r w:rsidRPr="00D624A2">
              <w:rPr>
                <w:spacing w:val="-1"/>
                <w:sz w:val="20"/>
                <w:szCs w:val="20"/>
              </w:rPr>
              <w:t>presence</w:t>
            </w:r>
            <w:r w:rsidRPr="00D624A2">
              <w:rPr>
                <w:spacing w:val="14"/>
                <w:sz w:val="20"/>
                <w:szCs w:val="20"/>
              </w:rPr>
              <w:t xml:space="preserve"> </w:t>
            </w:r>
            <w:r w:rsidRPr="00D624A2">
              <w:rPr>
                <w:spacing w:val="-2"/>
                <w:sz w:val="20"/>
                <w:szCs w:val="20"/>
              </w:rPr>
              <w:t>of</w:t>
            </w:r>
            <w:r w:rsidRPr="00D624A2">
              <w:rPr>
                <w:spacing w:val="16"/>
                <w:sz w:val="20"/>
                <w:szCs w:val="20"/>
              </w:rPr>
              <w:t xml:space="preserve"> </w:t>
            </w:r>
            <w:r w:rsidRPr="00D624A2">
              <w:rPr>
                <w:spacing w:val="-1"/>
                <w:sz w:val="20"/>
                <w:szCs w:val="20"/>
              </w:rPr>
              <w:t>many</w:t>
            </w:r>
            <w:r w:rsidRPr="00D624A2">
              <w:rPr>
                <w:spacing w:val="13"/>
                <w:sz w:val="20"/>
                <w:szCs w:val="20"/>
              </w:rPr>
              <w:t xml:space="preserve"> </w:t>
            </w:r>
            <w:r w:rsidRPr="00D624A2">
              <w:rPr>
                <w:spacing w:val="-1"/>
                <w:sz w:val="20"/>
                <w:szCs w:val="20"/>
              </w:rPr>
              <w:t>(sub)contractors</w:t>
            </w:r>
            <w:r w:rsidRPr="00D624A2">
              <w:rPr>
                <w:spacing w:val="16"/>
                <w:sz w:val="20"/>
                <w:szCs w:val="20"/>
              </w:rPr>
              <w:t xml:space="preserve"> and their employees </w:t>
            </w:r>
            <w:r w:rsidRPr="00D624A2">
              <w:rPr>
                <w:spacing w:val="-1"/>
                <w:sz w:val="20"/>
                <w:szCs w:val="20"/>
              </w:rPr>
              <w:t>causing</w:t>
            </w:r>
            <w:r w:rsidRPr="00D624A2">
              <w:rPr>
                <w:spacing w:val="14"/>
                <w:sz w:val="20"/>
                <w:szCs w:val="20"/>
              </w:rPr>
              <w:t xml:space="preserve"> </w:t>
            </w:r>
            <w:r w:rsidRPr="00D624A2">
              <w:rPr>
                <w:spacing w:val="-1"/>
                <w:sz w:val="20"/>
                <w:szCs w:val="20"/>
              </w:rPr>
              <w:t>an</w:t>
            </w:r>
            <w:r w:rsidRPr="00D624A2">
              <w:rPr>
                <w:spacing w:val="13"/>
                <w:sz w:val="20"/>
                <w:szCs w:val="20"/>
              </w:rPr>
              <w:t xml:space="preserve"> </w:t>
            </w:r>
            <w:r w:rsidRPr="00D624A2">
              <w:rPr>
                <w:spacing w:val="-1"/>
                <w:sz w:val="20"/>
                <w:szCs w:val="20"/>
              </w:rPr>
              <w:t>increase</w:t>
            </w:r>
            <w:r w:rsidRPr="00D624A2">
              <w:rPr>
                <w:spacing w:val="15"/>
                <w:sz w:val="20"/>
                <w:szCs w:val="20"/>
              </w:rPr>
              <w:t xml:space="preserve"> </w:t>
            </w:r>
            <w:r w:rsidRPr="00D624A2">
              <w:rPr>
                <w:spacing w:val="-1"/>
                <w:sz w:val="20"/>
                <w:szCs w:val="20"/>
              </w:rPr>
              <w:t>in</w:t>
            </w:r>
            <w:r w:rsidRPr="00D624A2">
              <w:rPr>
                <w:spacing w:val="15"/>
                <w:sz w:val="20"/>
                <w:szCs w:val="20"/>
              </w:rPr>
              <w:t xml:space="preserve"> </w:t>
            </w:r>
            <w:r w:rsidRPr="00D624A2">
              <w:rPr>
                <w:spacing w:val="-1"/>
                <w:sz w:val="20"/>
                <w:szCs w:val="20"/>
              </w:rPr>
              <w:t>complexity</w:t>
            </w:r>
            <w:r w:rsidRPr="00D624A2">
              <w:rPr>
                <w:spacing w:val="13"/>
                <w:sz w:val="20"/>
                <w:szCs w:val="20"/>
              </w:rPr>
              <w:t xml:space="preserve"> </w:t>
            </w:r>
            <w:r w:rsidRPr="00D624A2">
              <w:rPr>
                <w:spacing w:val="-1"/>
                <w:sz w:val="20"/>
                <w:szCs w:val="20"/>
              </w:rPr>
              <w:t>or</w:t>
            </w:r>
            <w:r w:rsidRPr="00D624A2">
              <w:rPr>
                <w:spacing w:val="16"/>
                <w:sz w:val="20"/>
                <w:szCs w:val="20"/>
              </w:rPr>
              <w:t xml:space="preserve"> </w:t>
            </w:r>
            <w:r w:rsidRPr="00D624A2">
              <w:rPr>
                <w:spacing w:val="-1"/>
                <w:sz w:val="20"/>
                <w:szCs w:val="20"/>
              </w:rPr>
              <w:t>OH&amp;S</w:t>
            </w:r>
            <w:r w:rsidRPr="00D624A2">
              <w:rPr>
                <w:spacing w:val="14"/>
                <w:sz w:val="20"/>
                <w:szCs w:val="20"/>
              </w:rPr>
              <w:t xml:space="preserve"> </w:t>
            </w:r>
            <w:r w:rsidRPr="00D624A2">
              <w:rPr>
                <w:spacing w:val="-1"/>
                <w:sz w:val="20"/>
                <w:szCs w:val="20"/>
              </w:rPr>
              <w:t>risks</w:t>
            </w:r>
            <w:r w:rsidRPr="00D624A2">
              <w:rPr>
                <w:spacing w:val="33"/>
                <w:sz w:val="20"/>
                <w:szCs w:val="20"/>
              </w:rPr>
              <w:t xml:space="preserve"> </w:t>
            </w:r>
            <w:r w:rsidRPr="00D624A2">
              <w:rPr>
                <w:spacing w:val="-1"/>
                <w:sz w:val="20"/>
                <w:szCs w:val="20"/>
              </w:rPr>
              <w:t>(e.g.</w:t>
            </w:r>
            <w:r w:rsidRPr="00D624A2">
              <w:rPr>
                <w:spacing w:val="1"/>
                <w:sz w:val="20"/>
                <w:szCs w:val="20"/>
              </w:rPr>
              <w:t xml:space="preserve"> </w:t>
            </w:r>
            <w:r w:rsidRPr="00D624A2">
              <w:rPr>
                <w:spacing w:val="-1"/>
                <w:sz w:val="20"/>
                <w:szCs w:val="20"/>
              </w:rPr>
              <w:t>periodical shutdowns</w:t>
            </w:r>
            <w:r w:rsidRPr="00D624A2">
              <w:rPr>
                <w:spacing w:val="1"/>
                <w:sz w:val="20"/>
                <w:szCs w:val="20"/>
              </w:rPr>
              <w:t xml:space="preserve"> </w:t>
            </w:r>
            <w:r w:rsidRPr="00D624A2">
              <w:rPr>
                <w:spacing w:val="-1"/>
                <w:sz w:val="20"/>
                <w:szCs w:val="20"/>
              </w:rPr>
              <w:t>or turnaround</w:t>
            </w:r>
            <w:r w:rsidRPr="00D624A2">
              <w:rPr>
                <w:sz w:val="20"/>
                <w:szCs w:val="20"/>
              </w:rPr>
              <w:t xml:space="preserve"> </w:t>
            </w:r>
            <w:r w:rsidRPr="00D624A2">
              <w:rPr>
                <w:spacing w:val="-2"/>
                <w:sz w:val="20"/>
                <w:szCs w:val="20"/>
              </w:rPr>
              <w:t>of</w:t>
            </w:r>
            <w:r w:rsidRPr="00D624A2">
              <w:rPr>
                <w:sz w:val="20"/>
                <w:szCs w:val="20"/>
              </w:rPr>
              <w:t xml:space="preserve"> </w:t>
            </w:r>
            <w:r w:rsidRPr="00D624A2">
              <w:rPr>
                <w:spacing w:val="-1"/>
                <w:sz w:val="20"/>
                <w:szCs w:val="20"/>
              </w:rPr>
              <w:t>refineries,</w:t>
            </w:r>
            <w:r w:rsidRPr="00D624A2">
              <w:rPr>
                <w:spacing w:val="1"/>
                <w:sz w:val="20"/>
                <w:szCs w:val="20"/>
              </w:rPr>
              <w:t xml:space="preserve"> </w:t>
            </w:r>
            <w:r w:rsidRPr="00D624A2">
              <w:rPr>
                <w:spacing w:val="-1"/>
                <w:sz w:val="20"/>
                <w:szCs w:val="20"/>
              </w:rPr>
              <w:t>chemical plants,</w:t>
            </w:r>
            <w:r w:rsidRPr="00D624A2">
              <w:rPr>
                <w:sz w:val="20"/>
                <w:szCs w:val="20"/>
              </w:rPr>
              <w:t xml:space="preserve"> </w:t>
            </w:r>
            <w:r w:rsidRPr="00D624A2">
              <w:rPr>
                <w:spacing w:val="-1"/>
                <w:sz w:val="20"/>
                <w:szCs w:val="20"/>
              </w:rPr>
              <w:t xml:space="preserve">steel </w:t>
            </w:r>
            <w:r w:rsidRPr="00D624A2">
              <w:rPr>
                <w:spacing w:val="-2"/>
                <w:sz w:val="20"/>
                <w:szCs w:val="20"/>
              </w:rPr>
              <w:t>manufacturing</w:t>
            </w:r>
            <w:r w:rsidRPr="00D624A2">
              <w:rPr>
                <w:spacing w:val="45"/>
                <w:sz w:val="20"/>
                <w:szCs w:val="20"/>
              </w:rPr>
              <w:t xml:space="preserve"> </w:t>
            </w:r>
            <w:r w:rsidRPr="00D624A2">
              <w:rPr>
                <w:spacing w:val="-1"/>
                <w:sz w:val="20"/>
                <w:szCs w:val="20"/>
              </w:rPr>
              <w:t>plants</w:t>
            </w:r>
            <w:r w:rsidRPr="00D624A2">
              <w:rPr>
                <w:spacing w:val="24"/>
                <w:sz w:val="20"/>
                <w:szCs w:val="20"/>
              </w:rPr>
              <w:t xml:space="preserve"> </w:t>
            </w:r>
            <w:r w:rsidRPr="00D624A2">
              <w:rPr>
                <w:spacing w:val="-1"/>
                <w:sz w:val="20"/>
                <w:szCs w:val="20"/>
              </w:rPr>
              <w:t>and</w:t>
            </w:r>
            <w:r w:rsidRPr="00D624A2">
              <w:rPr>
                <w:spacing w:val="24"/>
                <w:sz w:val="20"/>
                <w:szCs w:val="20"/>
              </w:rPr>
              <w:t xml:space="preserve"> </w:t>
            </w:r>
            <w:r w:rsidRPr="00D624A2">
              <w:rPr>
                <w:spacing w:val="-2"/>
                <w:sz w:val="20"/>
                <w:szCs w:val="20"/>
              </w:rPr>
              <w:t>other</w:t>
            </w:r>
            <w:r w:rsidRPr="00D624A2">
              <w:rPr>
                <w:spacing w:val="25"/>
                <w:sz w:val="20"/>
                <w:szCs w:val="20"/>
              </w:rPr>
              <w:t xml:space="preserve"> </w:t>
            </w:r>
            <w:r w:rsidRPr="00D624A2">
              <w:rPr>
                <w:spacing w:val="-1"/>
                <w:sz w:val="20"/>
                <w:szCs w:val="20"/>
              </w:rPr>
              <w:t>large</w:t>
            </w:r>
            <w:r w:rsidRPr="00D624A2">
              <w:rPr>
                <w:spacing w:val="24"/>
                <w:sz w:val="20"/>
                <w:szCs w:val="20"/>
              </w:rPr>
              <w:t xml:space="preserve"> </w:t>
            </w:r>
            <w:r w:rsidRPr="00D624A2">
              <w:rPr>
                <w:spacing w:val="-2"/>
                <w:sz w:val="20"/>
                <w:szCs w:val="20"/>
              </w:rPr>
              <w:t>industrial</w:t>
            </w:r>
            <w:r w:rsidRPr="00D624A2">
              <w:rPr>
                <w:spacing w:val="23"/>
                <w:sz w:val="20"/>
                <w:szCs w:val="20"/>
              </w:rPr>
              <w:t xml:space="preserve"> </w:t>
            </w:r>
            <w:r w:rsidRPr="00D624A2">
              <w:rPr>
                <w:spacing w:val="-1"/>
                <w:sz w:val="20"/>
                <w:szCs w:val="20"/>
              </w:rPr>
              <w:t>complexes,)</w:t>
            </w:r>
            <w:r w:rsidRPr="00D624A2">
              <w:rPr>
                <w:spacing w:val="25"/>
                <w:sz w:val="20"/>
                <w:szCs w:val="20"/>
              </w:rPr>
              <w:t xml:space="preserve"> </w:t>
            </w:r>
          </w:p>
          <w:p w14:paraId="12634A2C" w14:textId="77777777" w:rsidR="00D624A2" w:rsidRPr="00D624A2" w:rsidRDefault="00D624A2" w:rsidP="001F2A3F">
            <w:pPr>
              <w:pStyle w:val="BodyText"/>
              <w:widowControl w:val="0"/>
              <w:numPr>
                <w:ilvl w:val="1"/>
                <w:numId w:val="6"/>
              </w:numPr>
              <w:tabs>
                <w:tab w:val="left" w:pos="822"/>
              </w:tabs>
              <w:spacing w:line="276" w:lineRule="auto"/>
              <w:ind w:right="107"/>
              <w:rPr>
                <w:sz w:val="20"/>
                <w:szCs w:val="20"/>
              </w:rPr>
            </w:pPr>
            <w:r w:rsidRPr="00D624A2">
              <w:rPr>
                <w:spacing w:val="-1"/>
                <w:sz w:val="20"/>
                <w:szCs w:val="20"/>
              </w:rPr>
              <w:t>Where dangerous substances are pres</w:t>
            </w:r>
            <w:r w:rsidRPr="00D624A2">
              <w:rPr>
                <w:spacing w:val="34"/>
                <w:sz w:val="20"/>
                <w:szCs w:val="20"/>
              </w:rPr>
              <w:t>e</w:t>
            </w:r>
            <w:r w:rsidRPr="00D624A2">
              <w:rPr>
                <w:spacing w:val="-1"/>
                <w:sz w:val="20"/>
                <w:szCs w:val="20"/>
              </w:rPr>
              <w:t>nt in quan</w:t>
            </w:r>
            <w:r w:rsidRPr="00D624A2">
              <w:rPr>
                <w:spacing w:val="33"/>
                <w:sz w:val="20"/>
                <w:szCs w:val="20"/>
              </w:rPr>
              <w:t>t</w:t>
            </w:r>
            <w:r w:rsidRPr="00D624A2">
              <w:rPr>
                <w:spacing w:val="-1"/>
                <w:sz w:val="20"/>
                <w:szCs w:val="20"/>
              </w:rPr>
              <w:t>ities exp</w:t>
            </w:r>
            <w:r w:rsidRPr="00D624A2">
              <w:rPr>
                <w:spacing w:val="36"/>
                <w:sz w:val="20"/>
                <w:szCs w:val="20"/>
              </w:rPr>
              <w:t>o</w:t>
            </w:r>
            <w:r w:rsidRPr="00D624A2">
              <w:rPr>
                <w:spacing w:val="-1"/>
                <w:sz w:val="20"/>
                <w:szCs w:val="20"/>
              </w:rPr>
              <w:t>sin</w:t>
            </w:r>
            <w:r w:rsidRPr="00D624A2">
              <w:rPr>
                <w:spacing w:val="34"/>
                <w:sz w:val="20"/>
                <w:szCs w:val="20"/>
              </w:rPr>
              <w:t>g</w:t>
            </w:r>
            <w:r w:rsidRPr="00D624A2">
              <w:rPr>
                <w:spacing w:val="-1"/>
                <w:sz w:val="20"/>
                <w:szCs w:val="20"/>
              </w:rPr>
              <w:t xml:space="preserve"> the plant</w:t>
            </w:r>
            <w:r w:rsidRPr="00D624A2">
              <w:rPr>
                <w:spacing w:val="34"/>
                <w:sz w:val="20"/>
                <w:szCs w:val="20"/>
              </w:rPr>
              <w:t xml:space="preserve"> </w:t>
            </w:r>
            <w:r w:rsidRPr="00D624A2">
              <w:rPr>
                <w:spacing w:val="-1"/>
                <w:sz w:val="20"/>
                <w:szCs w:val="20"/>
              </w:rPr>
              <w:t>to</w:t>
            </w:r>
            <w:r w:rsidRPr="00D624A2">
              <w:rPr>
                <w:spacing w:val="34"/>
                <w:sz w:val="20"/>
                <w:szCs w:val="20"/>
              </w:rPr>
              <w:t xml:space="preserve"> </w:t>
            </w:r>
            <w:r w:rsidRPr="00D624A2">
              <w:rPr>
                <w:spacing w:val="-1"/>
                <w:sz w:val="20"/>
                <w:szCs w:val="20"/>
              </w:rPr>
              <w:t>the</w:t>
            </w:r>
            <w:r w:rsidRPr="00D624A2">
              <w:rPr>
                <w:spacing w:val="38"/>
                <w:sz w:val="20"/>
                <w:szCs w:val="20"/>
              </w:rPr>
              <w:t xml:space="preserve"> </w:t>
            </w:r>
            <w:r w:rsidRPr="00D624A2">
              <w:rPr>
                <w:spacing w:val="-2"/>
                <w:sz w:val="20"/>
                <w:szCs w:val="20"/>
              </w:rPr>
              <w:t>risk o</w:t>
            </w:r>
            <w:r w:rsidRPr="00D624A2">
              <w:rPr>
                <w:spacing w:val="8"/>
                <w:sz w:val="20"/>
                <w:szCs w:val="20"/>
              </w:rPr>
              <w:t>f</w:t>
            </w:r>
            <w:r w:rsidRPr="00D624A2">
              <w:rPr>
                <w:spacing w:val="-1"/>
                <w:sz w:val="20"/>
                <w:szCs w:val="20"/>
              </w:rPr>
              <w:t xml:space="preserve"> ma</w:t>
            </w:r>
            <w:r w:rsidRPr="00D624A2">
              <w:rPr>
                <w:spacing w:val="10"/>
                <w:sz w:val="20"/>
                <w:szCs w:val="20"/>
              </w:rPr>
              <w:t>j</w:t>
            </w:r>
            <w:r w:rsidRPr="00D624A2">
              <w:rPr>
                <w:spacing w:val="-2"/>
                <w:sz w:val="20"/>
                <w:szCs w:val="20"/>
              </w:rPr>
              <w:t>or indust</w:t>
            </w:r>
            <w:r w:rsidRPr="00D624A2">
              <w:rPr>
                <w:spacing w:val="9"/>
                <w:sz w:val="20"/>
                <w:szCs w:val="20"/>
              </w:rPr>
              <w:t>r</w:t>
            </w:r>
            <w:r w:rsidRPr="00D624A2">
              <w:rPr>
                <w:spacing w:val="-1"/>
                <w:sz w:val="20"/>
                <w:szCs w:val="20"/>
              </w:rPr>
              <w:t>ial accidents</w:t>
            </w:r>
            <w:r w:rsidRPr="00D624A2">
              <w:rPr>
                <w:spacing w:val="9"/>
                <w:sz w:val="20"/>
                <w:szCs w:val="20"/>
              </w:rPr>
              <w:t>,</w:t>
            </w:r>
            <w:r w:rsidRPr="00D624A2">
              <w:rPr>
                <w:spacing w:val="-2"/>
                <w:sz w:val="20"/>
                <w:szCs w:val="20"/>
              </w:rPr>
              <w:t xml:space="preserve"> in acco</w:t>
            </w:r>
            <w:r w:rsidRPr="00D624A2">
              <w:rPr>
                <w:spacing w:val="8"/>
                <w:sz w:val="20"/>
                <w:szCs w:val="20"/>
              </w:rPr>
              <w:t>r</w:t>
            </w:r>
            <w:r w:rsidRPr="00D624A2">
              <w:rPr>
                <w:spacing w:val="-1"/>
                <w:sz w:val="20"/>
                <w:szCs w:val="20"/>
              </w:rPr>
              <w:t>dan</w:t>
            </w:r>
            <w:r w:rsidRPr="00D624A2">
              <w:rPr>
                <w:spacing w:val="9"/>
                <w:sz w:val="20"/>
                <w:szCs w:val="20"/>
              </w:rPr>
              <w:t>c</w:t>
            </w:r>
            <w:r w:rsidRPr="00D624A2">
              <w:rPr>
                <w:spacing w:val="-1"/>
                <w:sz w:val="20"/>
                <w:szCs w:val="20"/>
              </w:rPr>
              <w:t>e wit</w:t>
            </w:r>
            <w:r w:rsidRPr="00D624A2">
              <w:rPr>
                <w:spacing w:val="9"/>
                <w:sz w:val="20"/>
                <w:szCs w:val="20"/>
              </w:rPr>
              <w:t>h</w:t>
            </w:r>
            <w:r w:rsidRPr="00D624A2">
              <w:rPr>
                <w:spacing w:val="-1"/>
                <w:sz w:val="20"/>
                <w:szCs w:val="20"/>
              </w:rPr>
              <w:t xml:space="preserve"> t</w:t>
            </w:r>
            <w:r w:rsidRPr="00D624A2">
              <w:rPr>
                <w:spacing w:val="6"/>
                <w:sz w:val="20"/>
                <w:szCs w:val="20"/>
              </w:rPr>
              <w:t>h</w:t>
            </w:r>
            <w:r w:rsidRPr="00D624A2">
              <w:rPr>
                <w:spacing w:val="-1"/>
                <w:sz w:val="20"/>
                <w:szCs w:val="20"/>
              </w:rPr>
              <w:t>e a</w:t>
            </w:r>
            <w:r w:rsidRPr="00D624A2">
              <w:rPr>
                <w:spacing w:val="9"/>
                <w:sz w:val="20"/>
                <w:szCs w:val="20"/>
              </w:rPr>
              <w:t>p</w:t>
            </w:r>
            <w:r w:rsidRPr="00D624A2">
              <w:rPr>
                <w:spacing w:val="-2"/>
                <w:sz w:val="20"/>
                <w:szCs w:val="20"/>
              </w:rPr>
              <w:t>plic</w:t>
            </w:r>
            <w:r w:rsidRPr="00D624A2">
              <w:rPr>
                <w:spacing w:val="11"/>
                <w:sz w:val="20"/>
                <w:szCs w:val="20"/>
              </w:rPr>
              <w:t>a</w:t>
            </w:r>
            <w:r w:rsidRPr="00D624A2">
              <w:rPr>
                <w:spacing w:val="-2"/>
                <w:sz w:val="20"/>
                <w:szCs w:val="20"/>
              </w:rPr>
              <w:t>bl</w:t>
            </w:r>
            <w:r w:rsidRPr="00D624A2">
              <w:rPr>
                <w:spacing w:val="8"/>
                <w:sz w:val="20"/>
                <w:szCs w:val="20"/>
              </w:rPr>
              <w:t>e</w:t>
            </w:r>
            <w:r w:rsidRPr="00D624A2">
              <w:rPr>
                <w:spacing w:val="-1"/>
                <w:sz w:val="20"/>
                <w:szCs w:val="20"/>
              </w:rPr>
              <w:t xml:space="preserve"> nati</w:t>
            </w:r>
            <w:r w:rsidRPr="00D624A2">
              <w:rPr>
                <w:spacing w:val="10"/>
                <w:sz w:val="20"/>
                <w:szCs w:val="20"/>
              </w:rPr>
              <w:t>o</w:t>
            </w:r>
            <w:r w:rsidRPr="00D624A2">
              <w:rPr>
                <w:spacing w:val="-2"/>
                <w:sz w:val="20"/>
                <w:szCs w:val="20"/>
              </w:rPr>
              <w:t>nal regula</w:t>
            </w:r>
            <w:r w:rsidRPr="00D624A2">
              <w:rPr>
                <w:spacing w:val="68"/>
                <w:sz w:val="20"/>
                <w:szCs w:val="20"/>
              </w:rPr>
              <w:t>t</w:t>
            </w:r>
            <w:r w:rsidRPr="00D624A2">
              <w:rPr>
                <w:spacing w:val="-1"/>
                <w:sz w:val="20"/>
                <w:szCs w:val="20"/>
              </w:rPr>
              <w:t>ions, and</w:t>
            </w:r>
            <w:r w:rsidRPr="00D624A2">
              <w:rPr>
                <w:spacing w:val="1"/>
                <w:sz w:val="20"/>
                <w:szCs w:val="20"/>
              </w:rPr>
              <w:t>/</w:t>
            </w:r>
            <w:r w:rsidRPr="00D624A2">
              <w:rPr>
                <w:spacing w:val="-2"/>
                <w:sz w:val="20"/>
                <w:szCs w:val="20"/>
              </w:rPr>
              <w:t>or ris</w:t>
            </w:r>
            <w:r w:rsidRPr="00D624A2">
              <w:rPr>
                <w:spacing w:val="-1"/>
                <w:sz w:val="20"/>
                <w:szCs w:val="20"/>
              </w:rPr>
              <w:t>k ass</w:t>
            </w:r>
            <w:r w:rsidRPr="00D624A2">
              <w:rPr>
                <w:spacing w:val="-2"/>
                <w:sz w:val="20"/>
                <w:szCs w:val="20"/>
              </w:rPr>
              <w:t>essme</w:t>
            </w:r>
            <w:r w:rsidRPr="00D624A2">
              <w:rPr>
                <w:spacing w:val="-1"/>
                <w:sz w:val="20"/>
                <w:szCs w:val="20"/>
              </w:rPr>
              <w:t>nt documenta</w:t>
            </w:r>
            <w:r w:rsidRPr="00D624A2">
              <w:rPr>
                <w:spacing w:val="-2"/>
                <w:sz w:val="20"/>
                <w:szCs w:val="20"/>
              </w:rPr>
              <w:t>tion,</w:t>
            </w:r>
          </w:p>
          <w:p w14:paraId="44A87935" w14:textId="21F5B7D8" w:rsidR="00D624A2" w:rsidRPr="001F2A3F" w:rsidRDefault="00D624A2" w:rsidP="001F2A3F">
            <w:pPr>
              <w:pStyle w:val="BodyText"/>
              <w:widowControl w:val="0"/>
              <w:numPr>
                <w:ilvl w:val="1"/>
                <w:numId w:val="6"/>
              </w:numPr>
              <w:tabs>
                <w:tab w:val="left" w:pos="822"/>
              </w:tabs>
              <w:spacing w:line="276" w:lineRule="auto"/>
              <w:ind w:right="118"/>
              <w:jc w:val="left"/>
              <w:rPr>
                <w:sz w:val="20"/>
                <w:szCs w:val="20"/>
              </w:rPr>
            </w:pPr>
            <w:r w:rsidRPr="00D624A2">
              <w:rPr>
                <w:spacing w:val="-2"/>
                <w:sz w:val="20"/>
                <w:szCs w:val="20"/>
              </w:rPr>
              <w:t>organization</w:t>
            </w:r>
            <w:r w:rsidRPr="00D624A2">
              <w:rPr>
                <w:spacing w:val="-1"/>
                <w:sz w:val="20"/>
                <w:szCs w:val="20"/>
              </w:rPr>
              <w:t xml:space="preserve"> with</w:t>
            </w:r>
            <w:r w:rsidRPr="00D624A2">
              <w:rPr>
                <w:sz w:val="20"/>
                <w:szCs w:val="20"/>
              </w:rPr>
              <w:t xml:space="preserve"> sites</w:t>
            </w:r>
            <w:r w:rsidRPr="00D624A2">
              <w:rPr>
                <w:spacing w:val="1"/>
                <w:sz w:val="20"/>
                <w:szCs w:val="20"/>
              </w:rPr>
              <w:t xml:space="preserve"> </w:t>
            </w:r>
            <w:r w:rsidRPr="00D624A2">
              <w:rPr>
                <w:spacing w:val="-2"/>
                <w:sz w:val="20"/>
                <w:szCs w:val="20"/>
              </w:rPr>
              <w:t>included</w:t>
            </w:r>
            <w:r w:rsidRPr="00D624A2">
              <w:rPr>
                <w:sz w:val="20"/>
                <w:szCs w:val="20"/>
              </w:rPr>
              <w:t xml:space="preserve"> </w:t>
            </w:r>
            <w:r w:rsidRPr="00D624A2">
              <w:rPr>
                <w:spacing w:val="-1"/>
                <w:sz w:val="20"/>
                <w:szCs w:val="20"/>
              </w:rPr>
              <w:t>in</w:t>
            </w:r>
            <w:r w:rsidRPr="00D624A2">
              <w:rPr>
                <w:sz w:val="20"/>
                <w:szCs w:val="20"/>
              </w:rPr>
              <w:t xml:space="preserve"> the</w:t>
            </w:r>
            <w:r w:rsidRPr="00D624A2">
              <w:rPr>
                <w:spacing w:val="-2"/>
                <w:sz w:val="20"/>
                <w:szCs w:val="20"/>
              </w:rPr>
              <w:t xml:space="preserve"> </w:t>
            </w:r>
            <w:r w:rsidRPr="00D624A2">
              <w:rPr>
                <w:spacing w:val="-1"/>
                <w:sz w:val="20"/>
                <w:szCs w:val="20"/>
              </w:rPr>
              <w:t>scope in</w:t>
            </w:r>
            <w:r w:rsidRPr="00D624A2">
              <w:rPr>
                <w:sz w:val="20"/>
                <w:szCs w:val="20"/>
              </w:rPr>
              <w:t xml:space="preserve"> </w:t>
            </w:r>
            <w:r w:rsidRPr="00D624A2">
              <w:rPr>
                <w:spacing w:val="-2"/>
                <w:sz w:val="20"/>
                <w:szCs w:val="20"/>
              </w:rPr>
              <w:t>other</w:t>
            </w:r>
            <w:r w:rsidRPr="00D624A2">
              <w:rPr>
                <w:spacing w:val="1"/>
                <w:sz w:val="20"/>
                <w:szCs w:val="20"/>
              </w:rPr>
              <w:t xml:space="preserve"> </w:t>
            </w:r>
            <w:r w:rsidRPr="00D624A2">
              <w:rPr>
                <w:spacing w:val="-1"/>
                <w:sz w:val="20"/>
                <w:szCs w:val="20"/>
              </w:rPr>
              <w:t>countries</w:t>
            </w:r>
            <w:r w:rsidRPr="00D624A2">
              <w:rPr>
                <w:spacing w:val="-2"/>
                <w:sz w:val="20"/>
                <w:szCs w:val="20"/>
              </w:rPr>
              <w:t xml:space="preserve"> </w:t>
            </w:r>
            <w:r w:rsidRPr="00D624A2">
              <w:rPr>
                <w:spacing w:val="-1"/>
                <w:sz w:val="20"/>
                <w:szCs w:val="20"/>
              </w:rPr>
              <w:t>than</w:t>
            </w:r>
            <w:r w:rsidRPr="00D624A2">
              <w:rPr>
                <w:spacing w:val="-2"/>
                <w:sz w:val="20"/>
                <w:szCs w:val="20"/>
              </w:rPr>
              <w:t xml:space="preserve"> </w:t>
            </w:r>
            <w:r w:rsidRPr="00D624A2">
              <w:rPr>
                <w:spacing w:val="-1"/>
                <w:sz w:val="20"/>
                <w:szCs w:val="20"/>
              </w:rPr>
              <w:t>the</w:t>
            </w:r>
            <w:r w:rsidRPr="00D624A2">
              <w:rPr>
                <w:spacing w:val="-2"/>
                <w:sz w:val="20"/>
                <w:szCs w:val="20"/>
              </w:rPr>
              <w:t xml:space="preserve"> </w:t>
            </w:r>
            <w:r w:rsidRPr="00D624A2">
              <w:rPr>
                <w:spacing w:val="-1"/>
                <w:sz w:val="20"/>
                <w:szCs w:val="20"/>
              </w:rPr>
              <w:t>mother</w:t>
            </w:r>
            <w:r w:rsidRPr="00D624A2">
              <w:rPr>
                <w:spacing w:val="-2"/>
                <w:sz w:val="20"/>
                <w:szCs w:val="20"/>
              </w:rPr>
              <w:t xml:space="preserve"> </w:t>
            </w:r>
            <w:r w:rsidRPr="00D624A2">
              <w:rPr>
                <w:spacing w:val="-1"/>
                <w:sz w:val="20"/>
                <w:szCs w:val="20"/>
              </w:rPr>
              <w:t>site</w:t>
            </w:r>
            <w:r w:rsidRPr="00D624A2">
              <w:rPr>
                <w:sz w:val="20"/>
                <w:szCs w:val="20"/>
              </w:rPr>
              <w:t xml:space="preserve"> </w:t>
            </w:r>
            <w:r w:rsidRPr="00D624A2">
              <w:rPr>
                <w:spacing w:val="-1"/>
                <w:sz w:val="20"/>
                <w:szCs w:val="20"/>
              </w:rPr>
              <w:t>country</w:t>
            </w:r>
            <w:r w:rsidRPr="00D624A2">
              <w:rPr>
                <w:spacing w:val="85"/>
                <w:sz w:val="20"/>
                <w:szCs w:val="20"/>
              </w:rPr>
              <w:t xml:space="preserve"> </w:t>
            </w:r>
            <w:r w:rsidRPr="00D624A2">
              <w:rPr>
                <w:spacing w:val="-2"/>
                <w:sz w:val="20"/>
                <w:szCs w:val="20"/>
              </w:rPr>
              <w:t>(if</w:t>
            </w:r>
            <w:r w:rsidRPr="00D624A2">
              <w:rPr>
                <w:spacing w:val="3"/>
                <w:sz w:val="20"/>
                <w:szCs w:val="20"/>
              </w:rPr>
              <w:t xml:space="preserve"> </w:t>
            </w:r>
            <w:r w:rsidRPr="00D624A2">
              <w:rPr>
                <w:spacing w:val="-2"/>
                <w:sz w:val="20"/>
                <w:szCs w:val="20"/>
              </w:rPr>
              <w:t>legislation</w:t>
            </w:r>
            <w:r w:rsidRPr="00D624A2">
              <w:rPr>
                <w:sz w:val="20"/>
                <w:szCs w:val="20"/>
              </w:rPr>
              <w:t xml:space="preserve"> </w:t>
            </w:r>
            <w:r w:rsidRPr="00D624A2">
              <w:rPr>
                <w:spacing w:val="-1"/>
                <w:sz w:val="20"/>
                <w:szCs w:val="20"/>
              </w:rPr>
              <w:t>and</w:t>
            </w:r>
            <w:r w:rsidRPr="00D624A2">
              <w:rPr>
                <w:spacing w:val="-2"/>
                <w:sz w:val="20"/>
                <w:szCs w:val="20"/>
              </w:rPr>
              <w:t xml:space="preserve"> </w:t>
            </w:r>
            <w:r w:rsidRPr="00D624A2">
              <w:rPr>
                <w:spacing w:val="-1"/>
                <w:sz w:val="20"/>
                <w:szCs w:val="20"/>
              </w:rPr>
              <w:t>language</w:t>
            </w:r>
            <w:r w:rsidRPr="00D624A2">
              <w:rPr>
                <w:spacing w:val="-2"/>
                <w:sz w:val="20"/>
                <w:szCs w:val="20"/>
              </w:rPr>
              <w:t xml:space="preserve"> </w:t>
            </w:r>
            <w:r w:rsidRPr="00D624A2">
              <w:rPr>
                <w:spacing w:val="-1"/>
                <w:sz w:val="20"/>
                <w:szCs w:val="20"/>
              </w:rPr>
              <w:t>are not</w:t>
            </w:r>
            <w:r w:rsidRPr="00D624A2">
              <w:rPr>
                <w:sz w:val="20"/>
                <w:szCs w:val="20"/>
              </w:rPr>
              <w:t xml:space="preserve"> </w:t>
            </w:r>
            <w:r w:rsidRPr="00D624A2">
              <w:rPr>
                <w:spacing w:val="-2"/>
                <w:sz w:val="20"/>
                <w:szCs w:val="20"/>
              </w:rPr>
              <w:t>well</w:t>
            </w:r>
            <w:r w:rsidRPr="00D624A2">
              <w:rPr>
                <w:spacing w:val="-1"/>
                <w:sz w:val="20"/>
                <w:szCs w:val="20"/>
              </w:rPr>
              <w:t xml:space="preserve"> known)</w:t>
            </w:r>
          </w:p>
          <w:p w14:paraId="0E3EC531" w14:textId="77777777" w:rsidR="00D624A2" w:rsidRPr="00D624A2" w:rsidRDefault="00D624A2" w:rsidP="001F2A3F">
            <w:pPr>
              <w:pStyle w:val="Heading3"/>
              <w:spacing w:line="276" w:lineRule="auto"/>
              <w:rPr>
                <w:sz w:val="20"/>
                <w:szCs w:val="20"/>
              </w:rPr>
            </w:pPr>
            <w:r w:rsidRPr="00D624A2">
              <w:rPr>
                <w:sz w:val="20"/>
                <w:szCs w:val="20"/>
              </w:rPr>
              <w:t xml:space="preserve">Indicative factors for decrease </w:t>
            </w:r>
            <w:r w:rsidRPr="00D624A2">
              <w:rPr>
                <w:sz w:val="20"/>
                <w:szCs w:val="20"/>
                <w:lang w:val="en-US"/>
              </w:rPr>
              <w:t>of M/D</w:t>
            </w:r>
            <w:r w:rsidRPr="00D624A2">
              <w:rPr>
                <w:sz w:val="20"/>
                <w:szCs w:val="20"/>
              </w:rPr>
              <w:t>:</w:t>
            </w:r>
            <w:bookmarkEnd w:id="59"/>
            <w:r w:rsidRPr="00D624A2">
              <w:rPr>
                <w:sz w:val="20"/>
                <w:szCs w:val="20"/>
              </w:rPr>
              <w:t xml:space="preserve"> </w:t>
            </w:r>
          </w:p>
          <w:p w14:paraId="191FA199" w14:textId="08151AF0" w:rsidR="00D624A2" w:rsidRPr="00D624A2" w:rsidRDefault="00D624A2" w:rsidP="001F2A3F">
            <w:pPr>
              <w:pStyle w:val="BodyText"/>
              <w:widowControl w:val="0"/>
              <w:numPr>
                <w:ilvl w:val="0"/>
                <w:numId w:val="7"/>
              </w:numPr>
              <w:tabs>
                <w:tab w:val="left" w:pos="822"/>
              </w:tabs>
              <w:spacing w:line="276" w:lineRule="auto"/>
              <w:ind w:right="118"/>
              <w:jc w:val="left"/>
              <w:rPr>
                <w:spacing w:val="-1"/>
                <w:sz w:val="20"/>
                <w:szCs w:val="20"/>
              </w:rPr>
            </w:pPr>
            <w:bookmarkStart w:id="60" w:name="_GoBack"/>
            <w:r w:rsidRPr="00D624A2">
              <w:rPr>
                <w:spacing w:val="-1"/>
                <w:sz w:val="20"/>
                <w:szCs w:val="20"/>
              </w:rPr>
              <w:t>maturity of the management system</w:t>
            </w:r>
          </w:p>
          <w:bookmarkEnd w:id="60"/>
          <w:p w14:paraId="6D873848" w14:textId="77777777" w:rsidR="00D624A2" w:rsidRPr="00D624A2" w:rsidRDefault="00D624A2" w:rsidP="001F2A3F">
            <w:pPr>
              <w:pStyle w:val="BodyText"/>
              <w:widowControl w:val="0"/>
              <w:numPr>
                <w:ilvl w:val="0"/>
                <w:numId w:val="7"/>
              </w:numPr>
              <w:tabs>
                <w:tab w:val="left" w:pos="822"/>
              </w:tabs>
              <w:spacing w:line="276" w:lineRule="auto"/>
              <w:ind w:right="118"/>
              <w:jc w:val="left"/>
              <w:rPr>
                <w:spacing w:val="-1"/>
                <w:sz w:val="20"/>
                <w:szCs w:val="20"/>
              </w:rPr>
            </w:pPr>
            <w:r w:rsidRPr="00D624A2">
              <w:rPr>
                <w:spacing w:val="-1"/>
                <w:sz w:val="20"/>
                <w:szCs w:val="20"/>
              </w:rPr>
              <w:t>prior knowledge of the client organisation’s management system (e.g. already certified in another voluntary OH&amp;SMS scheme by the same CAB),</w:t>
            </w:r>
          </w:p>
          <w:p w14:paraId="778709DB" w14:textId="77777777" w:rsidR="00D624A2" w:rsidRPr="00D624A2" w:rsidRDefault="00D624A2" w:rsidP="001F2A3F">
            <w:pPr>
              <w:pStyle w:val="BodyText"/>
              <w:widowControl w:val="0"/>
              <w:numPr>
                <w:ilvl w:val="0"/>
                <w:numId w:val="7"/>
              </w:numPr>
              <w:tabs>
                <w:tab w:val="left" w:pos="822"/>
              </w:tabs>
              <w:spacing w:line="276" w:lineRule="auto"/>
              <w:ind w:right="118"/>
              <w:jc w:val="left"/>
              <w:rPr>
                <w:spacing w:val="-1"/>
                <w:sz w:val="20"/>
                <w:szCs w:val="20"/>
              </w:rPr>
            </w:pPr>
            <w:r w:rsidRPr="00D624A2">
              <w:rPr>
                <w:spacing w:val="-1"/>
                <w:sz w:val="20"/>
                <w:szCs w:val="20"/>
              </w:rPr>
              <w:t>client preparedness for OH&amp;S certification (e.g. already subject to periodical audits by the National Authority for a mandatory SMS scheme, as per Seveso III Directive)</w:t>
            </w:r>
          </w:p>
          <w:p w14:paraId="319A90A5" w14:textId="11ABD4F3" w:rsidR="00E65202" w:rsidRPr="00E65202" w:rsidRDefault="00D624A2" w:rsidP="00E65202">
            <w:pPr>
              <w:pStyle w:val="BodyText"/>
              <w:widowControl w:val="0"/>
              <w:numPr>
                <w:ilvl w:val="0"/>
                <w:numId w:val="7"/>
              </w:numPr>
              <w:tabs>
                <w:tab w:val="left" w:pos="822"/>
              </w:tabs>
              <w:spacing w:line="276" w:lineRule="auto"/>
              <w:ind w:right="118"/>
              <w:jc w:val="left"/>
              <w:rPr>
                <w:sz w:val="20"/>
                <w:szCs w:val="20"/>
                <w:lang w:val="en-US"/>
              </w:rPr>
            </w:pPr>
            <w:r w:rsidRPr="00D624A2">
              <w:rPr>
                <w:spacing w:val="-1"/>
                <w:sz w:val="20"/>
                <w:szCs w:val="20"/>
              </w:rPr>
              <w:t>very small site for number of personnel (e.g. office complex only)</w:t>
            </w:r>
          </w:p>
          <w:p w14:paraId="1DC28052" w14:textId="27E90611" w:rsidR="00D624A2" w:rsidRPr="00D624A2" w:rsidRDefault="00D624A2" w:rsidP="00E65202">
            <w:pPr>
              <w:pStyle w:val="BodyText"/>
              <w:widowControl w:val="0"/>
              <w:numPr>
                <w:ilvl w:val="0"/>
                <w:numId w:val="7"/>
              </w:numPr>
              <w:tabs>
                <w:tab w:val="left" w:pos="822"/>
              </w:tabs>
              <w:spacing w:line="276" w:lineRule="auto"/>
              <w:ind w:right="118"/>
              <w:jc w:val="left"/>
              <w:rPr>
                <w:sz w:val="20"/>
                <w:szCs w:val="20"/>
                <w:lang w:val="en-US"/>
              </w:rPr>
            </w:pPr>
            <w:r w:rsidRPr="00D624A2">
              <w:rPr>
                <w:spacing w:val="-1"/>
                <w:sz w:val="20"/>
                <w:szCs w:val="20"/>
              </w:rPr>
              <w:t xml:space="preserve">similar or repetitive processes within the scope (see above “Effective number of personnel”).  </w:t>
            </w:r>
          </w:p>
        </w:tc>
      </w:tr>
    </w:tbl>
    <w:p w14:paraId="56AE5A4C" w14:textId="77777777" w:rsidR="00456180" w:rsidRPr="006722BF" w:rsidRDefault="00456180" w:rsidP="00456180">
      <w:pPr>
        <w:rPr>
          <w:sz w:val="14"/>
        </w:rPr>
      </w:pPr>
    </w:p>
    <w:p w14:paraId="270AAD15" w14:textId="270A463F" w:rsidR="00D66440" w:rsidRDefault="00D66440"/>
    <w:tbl>
      <w:tblPr>
        <w:tblW w:w="0" w:type="auto"/>
        <w:tblCellSpacing w:w="20" w:type="dxa"/>
        <w:tblInd w:w="21"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827"/>
        <w:gridCol w:w="2704"/>
        <w:gridCol w:w="1047"/>
        <w:gridCol w:w="10467"/>
      </w:tblGrid>
      <w:tr w:rsidR="00D624A2" w:rsidRPr="0079788B" w14:paraId="7E7DE593" w14:textId="77777777" w:rsidTr="00BE17F3">
        <w:trPr>
          <w:trHeight w:val="284"/>
          <w:tblHeader/>
          <w:tblCellSpacing w:w="20" w:type="dxa"/>
        </w:trPr>
        <w:tc>
          <w:tcPr>
            <w:tcW w:w="14965" w:type="dxa"/>
            <w:gridSpan w:val="4"/>
            <w:shd w:val="clear" w:color="auto" w:fill="D9D9D9" w:themeFill="background1" w:themeFillShade="D9"/>
            <w:vAlign w:val="center"/>
          </w:tcPr>
          <w:p w14:paraId="38891881" w14:textId="3C8F4CC1"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TABLE 2 - Complexity Categories of OH&amp;S Risks</w:t>
            </w:r>
          </w:p>
        </w:tc>
      </w:tr>
      <w:tr w:rsidR="00D624A2" w:rsidRPr="0079788B" w14:paraId="441804F7" w14:textId="77777777" w:rsidTr="00BE17F3">
        <w:trPr>
          <w:trHeight w:val="746"/>
          <w:tblHeader/>
          <w:tblCellSpacing w:w="20" w:type="dxa"/>
        </w:trPr>
        <w:tc>
          <w:tcPr>
            <w:tcW w:w="490" w:type="dxa"/>
            <w:shd w:val="clear" w:color="auto" w:fill="D9D9D9" w:themeFill="background1" w:themeFillShade="D9"/>
            <w:vAlign w:val="center"/>
          </w:tcPr>
          <w:p w14:paraId="3EDD3B01" w14:textId="77777777" w:rsidR="00D624A2" w:rsidRPr="0079788B" w:rsidRDefault="00D624A2" w:rsidP="0079788B">
            <w:pPr>
              <w:spacing w:after="0"/>
              <w:jc w:val="center"/>
              <w:rPr>
                <w:rFonts w:ascii="Arial" w:hAnsi="Arial" w:cs="Arial"/>
                <w:b/>
                <w:bCs/>
                <w:sz w:val="18"/>
                <w:szCs w:val="18"/>
              </w:rPr>
            </w:pPr>
          </w:p>
          <w:p w14:paraId="0FC589F3" w14:textId="2B5A4377" w:rsidR="00D624A2" w:rsidRPr="0079788B" w:rsidRDefault="00D624A2" w:rsidP="0079788B">
            <w:pPr>
              <w:spacing w:after="0"/>
              <w:jc w:val="center"/>
              <w:rPr>
                <w:rFonts w:ascii="Arial" w:hAnsi="Arial" w:cs="Arial"/>
                <w:b/>
                <w:bCs/>
                <w:sz w:val="18"/>
                <w:szCs w:val="18"/>
              </w:rPr>
            </w:pPr>
            <w:r w:rsidRPr="0079788B">
              <w:rPr>
                <w:rFonts w:ascii="Arial" w:hAnsi="Arial" w:cs="Arial"/>
                <w:b/>
                <w:bCs/>
                <w:sz w:val="18"/>
                <w:szCs w:val="18"/>
              </w:rPr>
              <w:t>IAF/ EA CODE</w:t>
            </w:r>
          </w:p>
        </w:tc>
        <w:tc>
          <w:tcPr>
            <w:tcW w:w="0" w:type="auto"/>
            <w:shd w:val="clear" w:color="auto" w:fill="D9D9D9" w:themeFill="background1" w:themeFillShade="D9"/>
            <w:vAlign w:val="center"/>
          </w:tcPr>
          <w:p w14:paraId="2849DF02" w14:textId="77777777" w:rsidR="00D624A2" w:rsidRPr="0079788B" w:rsidRDefault="00D624A2" w:rsidP="0079788B">
            <w:pPr>
              <w:spacing w:after="0"/>
              <w:jc w:val="center"/>
              <w:rPr>
                <w:rFonts w:ascii="Arial" w:hAnsi="Arial" w:cs="Arial"/>
                <w:b/>
                <w:bCs/>
                <w:sz w:val="18"/>
                <w:szCs w:val="18"/>
              </w:rPr>
            </w:pPr>
            <w:r w:rsidRPr="0079788B">
              <w:rPr>
                <w:rFonts w:ascii="Arial" w:hAnsi="Arial" w:cs="Arial"/>
                <w:b/>
                <w:bCs/>
                <w:sz w:val="18"/>
                <w:szCs w:val="18"/>
              </w:rPr>
              <w:t xml:space="preserve">NACE </w:t>
            </w:r>
            <w:r w:rsidRPr="0079788B">
              <w:rPr>
                <w:rFonts w:ascii="Arial" w:hAnsi="Arial" w:cs="Arial"/>
                <w:b/>
                <w:bCs/>
                <w:sz w:val="18"/>
                <w:szCs w:val="18"/>
                <w:vertAlign w:val="superscript"/>
              </w:rPr>
              <w:t>1</w:t>
            </w:r>
            <w:r w:rsidRPr="0079788B">
              <w:rPr>
                <w:rFonts w:ascii="Arial" w:hAnsi="Arial" w:cs="Arial"/>
                <w:b/>
                <w:bCs/>
                <w:sz w:val="18"/>
                <w:szCs w:val="18"/>
              </w:rPr>
              <w:t xml:space="preserve"> CODE</w:t>
            </w:r>
          </w:p>
        </w:tc>
        <w:tc>
          <w:tcPr>
            <w:tcW w:w="0" w:type="auto"/>
            <w:shd w:val="clear" w:color="auto" w:fill="D9D9D9" w:themeFill="background1" w:themeFillShade="D9"/>
            <w:vAlign w:val="center"/>
          </w:tcPr>
          <w:p w14:paraId="34FD1E41" w14:textId="77777777" w:rsidR="00D624A2" w:rsidRPr="0079788B" w:rsidRDefault="00D624A2" w:rsidP="0079788B">
            <w:pPr>
              <w:spacing w:after="0"/>
              <w:jc w:val="center"/>
              <w:rPr>
                <w:rFonts w:ascii="Arial" w:hAnsi="Arial" w:cs="Arial"/>
                <w:b/>
                <w:bCs/>
                <w:sz w:val="18"/>
                <w:szCs w:val="18"/>
              </w:rPr>
            </w:pPr>
            <w:r w:rsidRPr="0079788B">
              <w:rPr>
                <w:rFonts w:ascii="Arial" w:hAnsi="Arial" w:cs="Arial"/>
                <w:b/>
                <w:bCs/>
                <w:sz w:val="18"/>
                <w:szCs w:val="18"/>
              </w:rPr>
              <w:t xml:space="preserve">RISK LEVEL  </w:t>
            </w:r>
          </w:p>
        </w:tc>
        <w:tc>
          <w:tcPr>
            <w:tcW w:w="0" w:type="auto"/>
            <w:shd w:val="clear" w:color="auto" w:fill="D9D9D9" w:themeFill="background1" w:themeFillShade="D9"/>
            <w:vAlign w:val="center"/>
          </w:tcPr>
          <w:p w14:paraId="24F0C73C" w14:textId="75AAE6F0" w:rsidR="00D624A2" w:rsidRPr="0079788B" w:rsidRDefault="00D624A2" w:rsidP="0079788B">
            <w:pPr>
              <w:spacing w:after="0"/>
              <w:jc w:val="center"/>
              <w:rPr>
                <w:rFonts w:ascii="Arial" w:hAnsi="Arial" w:cs="Arial"/>
                <w:b/>
                <w:bCs/>
                <w:sz w:val="18"/>
                <w:szCs w:val="18"/>
              </w:rPr>
            </w:pPr>
            <w:r w:rsidRPr="0079788B">
              <w:rPr>
                <w:rFonts w:ascii="Arial" w:hAnsi="Arial" w:cs="Arial"/>
                <w:b/>
                <w:bCs/>
                <w:sz w:val="18"/>
                <w:szCs w:val="18"/>
              </w:rPr>
              <w:t>ACTIVITY DESCRIPTION</w:t>
            </w:r>
          </w:p>
        </w:tc>
      </w:tr>
      <w:tr w:rsidR="00D624A2" w:rsidRPr="0079788B" w14:paraId="10BE3AF6" w14:textId="77777777" w:rsidTr="00BE17F3">
        <w:trPr>
          <w:trHeight w:val="391"/>
          <w:tblCellSpacing w:w="20" w:type="dxa"/>
        </w:trPr>
        <w:tc>
          <w:tcPr>
            <w:tcW w:w="490" w:type="dxa"/>
            <w:vMerge w:val="restart"/>
            <w:shd w:val="clear" w:color="auto" w:fill="D9D9D9" w:themeFill="background1" w:themeFillShade="D9"/>
            <w:vAlign w:val="center"/>
          </w:tcPr>
          <w:p w14:paraId="68834C19"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1</w:t>
            </w:r>
          </w:p>
        </w:tc>
        <w:tc>
          <w:tcPr>
            <w:tcW w:w="0" w:type="auto"/>
            <w:vAlign w:val="center"/>
          </w:tcPr>
          <w:p w14:paraId="100B4928"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3.11</w:t>
            </w:r>
          </w:p>
        </w:tc>
        <w:tc>
          <w:tcPr>
            <w:tcW w:w="0" w:type="auto"/>
            <w:vAlign w:val="center"/>
          </w:tcPr>
          <w:p w14:paraId="1C02307E"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High</w:t>
            </w:r>
          </w:p>
        </w:tc>
        <w:tc>
          <w:tcPr>
            <w:tcW w:w="0" w:type="auto"/>
            <w:vAlign w:val="center"/>
          </w:tcPr>
          <w:p w14:paraId="1B0B04A7" w14:textId="77777777" w:rsidR="00D624A2" w:rsidRPr="0079788B" w:rsidRDefault="00D624A2" w:rsidP="0067622B">
            <w:pPr>
              <w:pStyle w:val="Default"/>
              <w:jc w:val="both"/>
              <w:rPr>
                <w:rFonts w:ascii="Arial" w:hAnsi="Arial" w:cs="Arial"/>
                <w:sz w:val="18"/>
                <w:szCs w:val="18"/>
              </w:rPr>
            </w:pPr>
            <w:r w:rsidRPr="0079788B">
              <w:rPr>
                <w:rFonts w:ascii="Arial" w:hAnsi="Arial" w:cs="Arial"/>
                <w:sz w:val="18"/>
                <w:szCs w:val="18"/>
              </w:rPr>
              <w:t>Fishing (offshore, coastal dredging and diving)</w:t>
            </w:r>
          </w:p>
        </w:tc>
      </w:tr>
      <w:tr w:rsidR="00D624A2" w:rsidRPr="0079788B" w14:paraId="25C48A43" w14:textId="77777777" w:rsidTr="00BE17F3">
        <w:trPr>
          <w:trHeight w:val="411"/>
          <w:tblCellSpacing w:w="20" w:type="dxa"/>
        </w:trPr>
        <w:tc>
          <w:tcPr>
            <w:tcW w:w="490" w:type="dxa"/>
            <w:vMerge/>
            <w:shd w:val="clear" w:color="auto" w:fill="D9D9D9" w:themeFill="background1" w:themeFillShade="D9"/>
            <w:vAlign w:val="center"/>
          </w:tcPr>
          <w:p w14:paraId="6CE89CFF" w14:textId="77777777" w:rsidR="00D624A2" w:rsidRPr="0079788B" w:rsidRDefault="00D624A2" w:rsidP="0067622B">
            <w:pPr>
              <w:jc w:val="center"/>
              <w:rPr>
                <w:rFonts w:ascii="Arial" w:hAnsi="Arial" w:cs="Arial"/>
                <w:b/>
                <w:bCs/>
                <w:sz w:val="18"/>
                <w:szCs w:val="18"/>
              </w:rPr>
            </w:pPr>
          </w:p>
        </w:tc>
        <w:tc>
          <w:tcPr>
            <w:tcW w:w="0" w:type="auto"/>
            <w:vAlign w:val="center"/>
          </w:tcPr>
          <w:p w14:paraId="32DBD43B"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1, 2,  3 (except from 3.11)</w:t>
            </w:r>
          </w:p>
        </w:tc>
        <w:tc>
          <w:tcPr>
            <w:tcW w:w="0" w:type="auto"/>
            <w:vAlign w:val="center"/>
          </w:tcPr>
          <w:p w14:paraId="36699CFF"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Medium</w:t>
            </w:r>
          </w:p>
        </w:tc>
        <w:tc>
          <w:tcPr>
            <w:tcW w:w="0" w:type="auto"/>
            <w:vAlign w:val="center"/>
          </w:tcPr>
          <w:p w14:paraId="0CB8BA02" w14:textId="77777777" w:rsidR="00D624A2" w:rsidRPr="0079788B" w:rsidRDefault="00D624A2" w:rsidP="0067622B">
            <w:pPr>
              <w:rPr>
                <w:rFonts w:ascii="Arial" w:hAnsi="Arial" w:cs="Arial"/>
                <w:sz w:val="18"/>
                <w:szCs w:val="18"/>
              </w:rPr>
            </w:pPr>
            <w:r w:rsidRPr="0079788B">
              <w:rPr>
                <w:rFonts w:ascii="Arial" w:hAnsi="Arial" w:cs="Arial"/>
                <w:sz w:val="18"/>
                <w:szCs w:val="18"/>
              </w:rPr>
              <w:t xml:space="preserve">Agriculture, forestry and fishing (except from offshore fishing, coastal dredging and diving) </w:t>
            </w:r>
          </w:p>
        </w:tc>
      </w:tr>
      <w:tr w:rsidR="00D624A2" w:rsidRPr="0079788B" w14:paraId="04884F28" w14:textId="77777777" w:rsidTr="00BE17F3">
        <w:trPr>
          <w:trHeight w:val="347"/>
          <w:tblCellSpacing w:w="20" w:type="dxa"/>
        </w:trPr>
        <w:tc>
          <w:tcPr>
            <w:tcW w:w="490" w:type="dxa"/>
            <w:vMerge w:val="restart"/>
            <w:shd w:val="clear" w:color="auto" w:fill="D9D9D9" w:themeFill="background1" w:themeFillShade="D9"/>
            <w:vAlign w:val="center"/>
          </w:tcPr>
          <w:p w14:paraId="7FF8F444"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2</w:t>
            </w:r>
          </w:p>
        </w:tc>
        <w:tc>
          <w:tcPr>
            <w:tcW w:w="0" w:type="auto"/>
            <w:vAlign w:val="center"/>
          </w:tcPr>
          <w:p w14:paraId="0CBFE34C"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5, 7 ,8, 9 (except from 9.10)</w:t>
            </w:r>
          </w:p>
        </w:tc>
        <w:tc>
          <w:tcPr>
            <w:tcW w:w="0" w:type="auto"/>
            <w:vAlign w:val="center"/>
          </w:tcPr>
          <w:p w14:paraId="387F8133" w14:textId="77777777" w:rsidR="00D624A2" w:rsidRPr="0079788B" w:rsidRDefault="00D624A2" w:rsidP="0067622B">
            <w:pPr>
              <w:ind w:right="77"/>
              <w:jc w:val="center"/>
              <w:rPr>
                <w:rFonts w:ascii="Arial" w:hAnsi="Arial" w:cs="Arial"/>
                <w:strike/>
                <w:sz w:val="18"/>
                <w:szCs w:val="18"/>
              </w:rPr>
            </w:pPr>
            <w:r w:rsidRPr="0079788B">
              <w:rPr>
                <w:rFonts w:ascii="Arial" w:hAnsi="Arial" w:cs="Arial"/>
                <w:sz w:val="18"/>
                <w:szCs w:val="18"/>
              </w:rPr>
              <w:t>High</w:t>
            </w:r>
          </w:p>
          <w:p w14:paraId="0E8C49E9" w14:textId="77777777" w:rsidR="00D624A2" w:rsidRPr="0079788B" w:rsidRDefault="00D624A2" w:rsidP="0067622B">
            <w:pPr>
              <w:jc w:val="center"/>
              <w:rPr>
                <w:rFonts w:ascii="Arial" w:hAnsi="Arial" w:cs="Arial"/>
                <w:strike/>
                <w:sz w:val="18"/>
                <w:szCs w:val="18"/>
              </w:rPr>
            </w:pPr>
          </w:p>
        </w:tc>
        <w:tc>
          <w:tcPr>
            <w:tcW w:w="0" w:type="auto"/>
            <w:vAlign w:val="center"/>
          </w:tcPr>
          <w:p w14:paraId="36FC34F4" w14:textId="77777777" w:rsidR="00D624A2" w:rsidRPr="0079788B" w:rsidRDefault="00D624A2" w:rsidP="0067622B">
            <w:pPr>
              <w:rPr>
                <w:rFonts w:ascii="Arial" w:hAnsi="Arial" w:cs="Arial"/>
                <w:sz w:val="18"/>
                <w:szCs w:val="18"/>
              </w:rPr>
            </w:pPr>
            <w:r w:rsidRPr="0079788B">
              <w:rPr>
                <w:rFonts w:ascii="Arial" w:hAnsi="Arial" w:cs="Arial"/>
                <w:sz w:val="18"/>
                <w:szCs w:val="18"/>
              </w:rPr>
              <w:t>Mining and quarrying except from Extraction of crude petroleum and natural gas and support activities for petroleum and natural gas extraction</w:t>
            </w:r>
          </w:p>
        </w:tc>
      </w:tr>
      <w:tr w:rsidR="00D624A2" w:rsidRPr="0079788B" w14:paraId="23EE1EF8" w14:textId="77777777" w:rsidTr="00BE17F3">
        <w:trPr>
          <w:trHeight w:val="411"/>
          <w:tblCellSpacing w:w="20" w:type="dxa"/>
        </w:trPr>
        <w:tc>
          <w:tcPr>
            <w:tcW w:w="490" w:type="dxa"/>
            <w:vMerge/>
            <w:shd w:val="clear" w:color="auto" w:fill="D9D9D9" w:themeFill="background1" w:themeFillShade="D9"/>
            <w:vAlign w:val="center"/>
          </w:tcPr>
          <w:p w14:paraId="7C517530" w14:textId="77777777" w:rsidR="00D624A2" w:rsidRPr="0079788B" w:rsidRDefault="00D624A2" w:rsidP="0067622B">
            <w:pPr>
              <w:rPr>
                <w:rFonts w:ascii="Arial" w:hAnsi="Arial" w:cs="Arial"/>
                <w:b/>
                <w:bCs/>
                <w:sz w:val="18"/>
                <w:szCs w:val="18"/>
              </w:rPr>
            </w:pPr>
          </w:p>
        </w:tc>
        <w:tc>
          <w:tcPr>
            <w:tcW w:w="0" w:type="auto"/>
            <w:vAlign w:val="center"/>
          </w:tcPr>
          <w:p w14:paraId="5C09B376"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6, 9.10</w:t>
            </w:r>
          </w:p>
        </w:tc>
        <w:tc>
          <w:tcPr>
            <w:tcW w:w="0" w:type="auto"/>
            <w:vAlign w:val="center"/>
          </w:tcPr>
          <w:p w14:paraId="7B36ADF9" w14:textId="77777777" w:rsidR="00D624A2" w:rsidRPr="0079788B" w:rsidRDefault="00D624A2" w:rsidP="0067622B">
            <w:pPr>
              <w:ind w:right="77"/>
              <w:jc w:val="center"/>
              <w:rPr>
                <w:rFonts w:ascii="Arial" w:hAnsi="Arial" w:cs="Arial"/>
                <w:strike/>
                <w:sz w:val="18"/>
                <w:szCs w:val="18"/>
              </w:rPr>
            </w:pPr>
            <w:r w:rsidRPr="0079788B">
              <w:rPr>
                <w:rFonts w:ascii="Arial" w:hAnsi="Arial" w:cs="Arial"/>
                <w:sz w:val="18"/>
                <w:szCs w:val="18"/>
              </w:rPr>
              <w:t>High</w:t>
            </w:r>
          </w:p>
        </w:tc>
        <w:tc>
          <w:tcPr>
            <w:tcW w:w="0" w:type="auto"/>
            <w:vAlign w:val="center"/>
          </w:tcPr>
          <w:p w14:paraId="7BBD302D" w14:textId="77777777" w:rsidR="00D624A2" w:rsidRPr="0079788B" w:rsidRDefault="00D624A2" w:rsidP="0067622B">
            <w:pPr>
              <w:rPr>
                <w:rFonts w:ascii="Arial" w:hAnsi="Arial" w:cs="Arial"/>
                <w:sz w:val="18"/>
                <w:szCs w:val="18"/>
              </w:rPr>
            </w:pPr>
            <w:r w:rsidRPr="0079788B">
              <w:rPr>
                <w:rFonts w:ascii="Arial" w:hAnsi="Arial" w:cs="Arial"/>
                <w:sz w:val="18"/>
                <w:szCs w:val="18"/>
              </w:rPr>
              <w:t>Extraction of crude petroleum and natural gas and Support activities for petroleum and natural gas extraction</w:t>
            </w:r>
          </w:p>
        </w:tc>
      </w:tr>
      <w:tr w:rsidR="00D624A2" w:rsidRPr="0079788B" w14:paraId="1F4BB126" w14:textId="77777777" w:rsidTr="00BE17F3">
        <w:trPr>
          <w:trHeight w:val="423"/>
          <w:tblCellSpacing w:w="20" w:type="dxa"/>
        </w:trPr>
        <w:tc>
          <w:tcPr>
            <w:tcW w:w="490" w:type="dxa"/>
            <w:vMerge w:val="restart"/>
            <w:shd w:val="clear" w:color="auto" w:fill="D9D9D9" w:themeFill="background1" w:themeFillShade="D9"/>
            <w:vAlign w:val="center"/>
          </w:tcPr>
          <w:p w14:paraId="0126C3E0"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3</w:t>
            </w:r>
          </w:p>
        </w:tc>
        <w:tc>
          <w:tcPr>
            <w:tcW w:w="0" w:type="auto"/>
            <w:vAlign w:val="center"/>
          </w:tcPr>
          <w:p w14:paraId="47350932"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10.11 (partilally)</w:t>
            </w:r>
          </w:p>
        </w:tc>
        <w:tc>
          <w:tcPr>
            <w:tcW w:w="0" w:type="auto"/>
            <w:vAlign w:val="center"/>
          </w:tcPr>
          <w:p w14:paraId="58AE8C12"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High</w:t>
            </w:r>
          </w:p>
        </w:tc>
        <w:tc>
          <w:tcPr>
            <w:tcW w:w="0" w:type="auto"/>
            <w:vAlign w:val="center"/>
          </w:tcPr>
          <w:p w14:paraId="3124E095" w14:textId="77777777" w:rsidR="00D624A2" w:rsidRPr="0079788B" w:rsidRDefault="00D624A2" w:rsidP="0067622B">
            <w:pPr>
              <w:pStyle w:val="Default"/>
              <w:jc w:val="both"/>
              <w:rPr>
                <w:rFonts w:ascii="Arial" w:hAnsi="Arial" w:cs="Arial"/>
                <w:sz w:val="18"/>
                <w:szCs w:val="18"/>
              </w:rPr>
            </w:pPr>
            <w:r w:rsidRPr="0079788B">
              <w:rPr>
                <w:rFonts w:ascii="Arial" w:hAnsi="Arial" w:cs="Arial"/>
                <w:sz w:val="18"/>
                <w:szCs w:val="18"/>
              </w:rPr>
              <w:t xml:space="preserve">Slaughter houses </w:t>
            </w:r>
          </w:p>
          <w:p w14:paraId="6EC89010" w14:textId="77777777" w:rsidR="00D624A2" w:rsidRPr="0079788B" w:rsidRDefault="00D624A2" w:rsidP="0067622B">
            <w:pPr>
              <w:rPr>
                <w:rFonts w:ascii="Arial" w:hAnsi="Arial" w:cs="Arial"/>
                <w:sz w:val="18"/>
                <w:szCs w:val="18"/>
                <w:u w:val="single"/>
              </w:rPr>
            </w:pPr>
          </w:p>
        </w:tc>
      </w:tr>
      <w:tr w:rsidR="00D624A2" w:rsidRPr="0079788B" w14:paraId="56211887" w14:textId="77777777" w:rsidTr="00BE17F3">
        <w:trPr>
          <w:trHeight w:val="415"/>
          <w:tblCellSpacing w:w="20" w:type="dxa"/>
        </w:trPr>
        <w:tc>
          <w:tcPr>
            <w:tcW w:w="490" w:type="dxa"/>
            <w:vMerge/>
            <w:shd w:val="clear" w:color="auto" w:fill="D9D9D9" w:themeFill="background1" w:themeFillShade="D9"/>
            <w:vAlign w:val="center"/>
          </w:tcPr>
          <w:p w14:paraId="35D7B1AF" w14:textId="77777777" w:rsidR="00D624A2" w:rsidRPr="0079788B" w:rsidRDefault="00D624A2" w:rsidP="0067622B">
            <w:pPr>
              <w:jc w:val="center"/>
              <w:rPr>
                <w:rFonts w:ascii="Arial" w:hAnsi="Arial" w:cs="Arial"/>
                <w:b/>
                <w:bCs/>
                <w:sz w:val="18"/>
                <w:szCs w:val="18"/>
              </w:rPr>
            </w:pPr>
          </w:p>
        </w:tc>
        <w:tc>
          <w:tcPr>
            <w:tcW w:w="0" w:type="auto"/>
            <w:vAlign w:val="center"/>
          </w:tcPr>
          <w:p w14:paraId="2EC846DD"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10 (except from slaughter houses), 11, 12</w:t>
            </w:r>
          </w:p>
        </w:tc>
        <w:tc>
          <w:tcPr>
            <w:tcW w:w="0" w:type="auto"/>
            <w:vAlign w:val="center"/>
          </w:tcPr>
          <w:p w14:paraId="54536047"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1DA17563" w14:textId="77777777" w:rsidR="00D624A2" w:rsidRPr="0079788B" w:rsidRDefault="00D624A2" w:rsidP="0067622B">
            <w:pPr>
              <w:pStyle w:val="Default"/>
              <w:jc w:val="both"/>
              <w:rPr>
                <w:rFonts w:ascii="Arial" w:hAnsi="Arial" w:cs="Arial"/>
                <w:sz w:val="18"/>
                <w:szCs w:val="18"/>
              </w:rPr>
            </w:pPr>
            <w:r w:rsidRPr="0079788B">
              <w:rPr>
                <w:rFonts w:ascii="Arial" w:hAnsi="Arial" w:cs="Arial"/>
                <w:sz w:val="18"/>
                <w:szCs w:val="18"/>
              </w:rPr>
              <w:t xml:space="preserve">Food products (except from slaughter houses), beverages and tobacco </w:t>
            </w:r>
          </w:p>
        </w:tc>
      </w:tr>
      <w:tr w:rsidR="00D624A2" w:rsidRPr="0079788B" w14:paraId="5284BE07" w14:textId="77777777" w:rsidTr="00BE17F3">
        <w:trPr>
          <w:trHeight w:val="420"/>
          <w:tblCellSpacing w:w="20" w:type="dxa"/>
        </w:trPr>
        <w:tc>
          <w:tcPr>
            <w:tcW w:w="490" w:type="dxa"/>
            <w:vMerge w:val="restart"/>
            <w:shd w:val="clear" w:color="auto" w:fill="D9D9D9" w:themeFill="background1" w:themeFillShade="D9"/>
            <w:vAlign w:val="center"/>
          </w:tcPr>
          <w:p w14:paraId="4EB6CA69"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4</w:t>
            </w:r>
          </w:p>
        </w:tc>
        <w:tc>
          <w:tcPr>
            <w:tcW w:w="0" w:type="auto"/>
            <w:vAlign w:val="center"/>
          </w:tcPr>
          <w:p w14:paraId="557FF00A"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13.30</w:t>
            </w:r>
          </w:p>
        </w:tc>
        <w:tc>
          <w:tcPr>
            <w:tcW w:w="0" w:type="auto"/>
            <w:vAlign w:val="center"/>
          </w:tcPr>
          <w:p w14:paraId="28289DEE"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 xml:space="preserve">High </w:t>
            </w:r>
          </w:p>
        </w:tc>
        <w:tc>
          <w:tcPr>
            <w:tcW w:w="0" w:type="auto"/>
            <w:vAlign w:val="center"/>
          </w:tcPr>
          <w:p w14:paraId="393F7553" w14:textId="77777777" w:rsidR="00D624A2" w:rsidRPr="0079788B" w:rsidRDefault="00D624A2" w:rsidP="0067622B">
            <w:pPr>
              <w:rPr>
                <w:rFonts w:ascii="Arial" w:hAnsi="Arial" w:cs="Arial"/>
                <w:sz w:val="18"/>
                <w:szCs w:val="18"/>
                <w:lang w:val="el-GR"/>
              </w:rPr>
            </w:pPr>
            <w:r w:rsidRPr="0079788B">
              <w:rPr>
                <w:rFonts w:ascii="Arial" w:hAnsi="Arial" w:cs="Arial"/>
                <w:sz w:val="18"/>
                <w:szCs w:val="18"/>
              </w:rPr>
              <w:t>Finishing</w:t>
            </w:r>
            <w:r w:rsidRPr="0079788B">
              <w:rPr>
                <w:rFonts w:ascii="Arial" w:hAnsi="Arial" w:cs="Arial"/>
                <w:sz w:val="18"/>
                <w:szCs w:val="18"/>
                <w:lang w:val="el-GR"/>
              </w:rPr>
              <w:t xml:space="preserve"> </w:t>
            </w:r>
            <w:r w:rsidRPr="0079788B">
              <w:rPr>
                <w:rFonts w:ascii="Arial" w:hAnsi="Arial" w:cs="Arial"/>
                <w:sz w:val="18"/>
                <w:szCs w:val="18"/>
              </w:rPr>
              <w:t>of</w:t>
            </w:r>
            <w:r w:rsidRPr="0079788B">
              <w:rPr>
                <w:rFonts w:ascii="Arial" w:hAnsi="Arial" w:cs="Arial"/>
                <w:sz w:val="18"/>
                <w:szCs w:val="18"/>
                <w:lang w:val="el-GR"/>
              </w:rPr>
              <w:t xml:space="preserve"> </w:t>
            </w:r>
            <w:r w:rsidRPr="0079788B">
              <w:rPr>
                <w:rFonts w:ascii="Arial" w:hAnsi="Arial" w:cs="Arial"/>
                <w:sz w:val="18"/>
                <w:szCs w:val="18"/>
              </w:rPr>
              <w:t>textiles</w:t>
            </w:r>
          </w:p>
        </w:tc>
      </w:tr>
      <w:tr w:rsidR="00D624A2" w:rsidRPr="0079788B" w14:paraId="50E73357" w14:textId="77777777" w:rsidTr="00BE17F3">
        <w:trPr>
          <w:trHeight w:val="412"/>
          <w:tblCellSpacing w:w="20" w:type="dxa"/>
        </w:trPr>
        <w:tc>
          <w:tcPr>
            <w:tcW w:w="490" w:type="dxa"/>
            <w:vMerge/>
            <w:shd w:val="clear" w:color="auto" w:fill="D9D9D9" w:themeFill="background1" w:themeFillShade="D9"/>
            <w:vAlign w:val="center"/>
          </w:tcPr>
          <w:p w14:paraId="497AFA52" w14:textId="77777777" w:rsidR="00D624A2" w:rsidRPr="0079788B" w:rsidRDefault="00D624A2" w:rsidP="0067622B">
            <w:pPr>
              <w:rPr>
                <w:rFonts w:ascii="Arial" w:hAnsi="Arial" w:cs="Arial"/>
                <w:b/>
                <w:bCs/>
                <w:sz w:val="18"/>
                <w:szCs w:val="18"/>
                <w:lang w:val="el-GR"/>
              </w:rPr>
            </w:pPr>
          </w:p>
        </w:tc>
        <w:tc>
          <w:tcPr>
            <w:tcW w:w="0" w:type="auto"/>
            <w:vAlign w:val="center"/>
          </w:tcPr>
          <w:p w14:paraId="0DE1E539"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13 (except from</w:t>
            </w:r>
            <w:r w:rsidRPr="0079788B" w:rsidDel="00C24446">
              <w:rPr>
                <w:rFonts w:ascii="Arial" w:hAnsi="Arial" w:cs="Arial"/>
                <w:sz w:val="18"/>
                <w:szCs w:val="18"/>
              </w:rPr>
              <w:t xml:space="preserve"> </w:t>
            </w:r>
            <w:r w:rsidRPr="0079788B">
              <w:rPr>
                <w:rFonts w:ascii="Arial" w:hAnsi="Arial" w:cs="Arial"/>
                <w:sz w:val="18"/>
                <w:szCs w:val="18"/>
              </w:rPr>
              <w:t>13.30), 14</w:t>
            </w:r>
          </w:p>
        </w:tc>
        <w:tc>
          <w:tcPr>
            <w:tcW w:w="0" w:type="auto"/>
            <w:vAlign w:val="center"/>
          </w:tcPr>
          <w:p w14:paraId="2E236F7C"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2078AF3B" w14:textId="77777777" w:rsidR="00D624A2" w:rsidRPr="0079788B" w:rsidRDefault="00D624A2" w:rsidP="0067622B">
            <w:pPr>
              <w:rPr>
                <w:rFonts w:ascii="Arial" w:hAnsi="Arial" w:cs="Arial"/>
                <w:sz w:val="18"/>
                <w:szCs w:val="18"/>
              </w:rPr>
            </w:pPr>
            <w:r w:rsidRPr="0079788B">
              <w:rPr>
                <w:rFonts w:ascii="Arial" w:hAnsi="Arial" w:cs="Arial"/>
                <w:sz w:val="18"/>
                <w:szCs w:val="18"/>
              </w:rPr>
              <w:t>Manufacture of textiles (except from Finishing of textiles), Manufacture of wearing apparel</w:t>
            </w:r>
          </w:p>
        </w:tc>
      </w:tr>
      <w:tr w:rsidR="00D624A2" w:rsidRPr="0079788B" w14:paraId="5CE680F4" w14:textId="77777777" w:rsidTr="00BE17F3">
        <w:trPr>
          <w:trHeight w:val="419"/>
          <w:tblCellSpacing w:w="20" w:type="dxa"/>
        </w:trPr>
        <w:tc>
          <w:tcPr>
            <w:tcW w:w="490" w:type="dxa"/>
            <w:vMerge w:val="restart"/>
            <w:shd w:val="clear" w:color="auto" w:fill="D9D9D9" w:themeFill="background1" w:themeFillShade="D9"/>
            <w:vAlign w:val="center"/>
          </w:tcPr>
          <w:p w14:paraId="50A96054"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5</w:t>
            </w:r>
          </w:p>
        </w:tc>
        <w:tc>
          <w:tcPr>
            <w:tcW w:w="0" w:type="auto"/>
            <w:vAlign w:val="center"/>
          </w:tcPr>
          <w:p w14:paraId="0CE15A8C"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15.11</w:t>
            </w:r>
          </w:p>
        </w:tc>
        <w:tc>
          <w:tcPr>
            <w:tcW w:w="0" w:type="auto"/>
            <w:vAlign w:val="center"/>
          </w:tcPr>
          <w:p w14:paraId="3C5B7325"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High</w:t>
            </w:r>
          </w:p>
        </w:tc>
        <w:tc>
          <w:tcPr>
            <w:tcW w:w="0" w:type="auto"/>
            <w:vAlign w:val="center"/>
          </w:tcPr>
          <w:p w14:paraId="1B5D1475"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Tanning and dressing of leather; dressing and dyeing of fur</w:t>
            </w:r>
          </w:p>
        </w:tc>
      </w:tr>
      <w:tr w:rsidR="00D624A2" w:rsidRPr="0079788B" w14:paraId="098B0A09" w14:textId="77777777" w:rsidTr="00BE17F3">
        <w:trPr>
          <w:trHeight w:val="411"/>
          <w:tblCellSpacing w:w="20" w:type="dxa"/>
        </w:trPr>
        <w:tc>
          <w:tcPr>
            <w:tcW w:w="490" w:type="dxa"/>
            <w:vMerge/>
            <w:shd w:val="clear" w:color="auto" w:fill="D9D9D9" w:themeFill="background1" w:themeFillShade="D9"/>
            <w:vAlign w:val="center"/>
          </w:tcPr>
          <w:p w14:paraId="11EDF02D" w14:textId="77777777" w:rsidR="00D624A2" w:rsidRPr="0079788B" w:rsidRDefault="00D624A2" w:rsidP="0067622B">
            <w:pPr>
              <w:jc w:val="center"/>
              <w:rPr>
                <w:rFonts w:ascii="Arial" w:hAnsi="Arial" w:cs="Arial"/>
                <w:b/>
                <w:bCs/>
                <w:sz w:val="18"/>
                <w:szCs w:val="18"/>
              </w:rPr>
            </w:pPr>
          </w:p>
        </w:tc>
        <w:tc>
          <w:tcPr>
            <w:tcW w:w="0" w:type="auto"/>
            <w:vAlign w:val="center"/>
          </w:tcPr>
          <w:p w14:paraId="7023B886"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15 (except from</w:t>
            </w:r>
            <w:r w:rsidRPr="0079788B" w:rsidDel="00C24446">
              <w:rPr>
                <w:rFonts w:ascii="Arial" w:hAnsi="Arial" w:cs="Arial"/>
                <w:sz w:val="18"/>
                <w:szCs w:val="18"/>
              </w:rPr>
              <w:t xml:space="preserve"> </w:t>
            </w:r>
            <w:r w:rsidRPr="0079788B">
              <w:rPr>
                <w:rFonts w:ascii="Arial" w:hAnsi="Arial" w:cs="Arial"/>
                <w:sz w:val="18"/>
                <w:szCs w:val="18"/>
              </w:rPr>
              <w:t>15.11)</w:t>
            </w:r>
          </w:p>
        </w:tc>
        <w:tc>
          <w:tcPr>
            <w:tcW w:w="0" w:type="auto"/>
            <w:vAlign w:val="center"/>
          </w:tcPr>
          <w:p w14:paraId="256AE624"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110BB77E" w14:textId="77777777" w:rsidR="00D624A2" w:rsidRPr="0079788B" w:rsidRDefault="00D624A2" w:rsidP="0067622B">
            <w:pPr>
              <w:rPr>
                <w:rFonts w:ascii="Arial" w:hAnsi="Arial" w:cs="Arial"/>
                <w:sz w:val="18"/>
                <w:szCs w:val="18"/>
              </w:rPr>
            </w:pPr>
            <w:r w:rsidRPr="0079788B">
              <w:rPr>
                <w:rFonts w:ascii="Arial" w:hAnsi="Arial" w:cs="Arial"/>
                <w:sz w:val="18"/>
                <w:szCs w:val="18"/>
              </w:rPr>
              <w:t xml:space="preserve">Manufacture of leather and related products except from Tanning and dressing of leather; dressing and dyeing of fur </w:t>
            </w:r>
          </w:p>
        </w:tc>
      </w:tr>
      <w:tr w:rsidR="00D624A2" w:rsidRPr="0079788B" w14:paraId="25614F06" w14:textId="77777777" w:rsidTr="00BE17F3">
        <w:trPr>
          <w:trHeight w:val="416"/>
          <w:tblCellSpacing w:w="20" w:type="dxa"/>
        </w:trPr>
        <w:tc>
          <w:tcPr>
            <w:tcW w:w="490" w:type="dxa"/>
            <w:shd w:val="clear" w:color="auto" w:fill="D9D9D9" w:themeFill="background1" w:themeFillShade="D9"/>
            <w:vAlign w:val="center"/>
          </w:tcPr>
          <w:p w14:paraId="360CA3A8"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6</w:t>
            </w:r>
          </w:p>
        </w:tc>
        <w:tc>
          <w:tcPr>
            <w:tcW w:w="0" w:type="auto"/>
            <w:vAlign w:val="center"/>
          </w:tcPr>
          <w:p w14:paraId="1DEF3A34"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16</w:t>
            </w:r>
          </w:p>
        </w:tc>
        <w:tc>
          <w:tcPr>
            <w:tcW w:w="0" w:type="auto"/>
            <w:vAlign w:val="center"/>
          </w:tcPr>
          <w:p w14:paraId="7D988C04"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60407F52" w14:textId="77777777" w:rsidR="00D624A2" w:rsidRPr="0079788B" w:rsidRDefault="00D624A2" w:rsidP="0067622B">
            <w:pPr>
              <w:rPr>
                <w:rFonts w:ascii="Arial" w:hAnsi="Arial" w:cs="Arial"/>
                <w:sz w:val="18"/>
                <w:szCs w:val="18"/>
                <w:lang w:val="el-GR"/>
              </w:rPr>
            </w:pPr>
            <w:r w:rsidRPr="0079788B">
              <w:rPr>
                <w:rFonts w:ascii="Arial" w:hAnsi="Arial" w:cs="Arial"/>
                <w:sz w:val="18"/>
                <w:szCs w:val="18"/>
              </w:rPr>
              <w:t>Wood and wood products</w:t>
            </w:r>
          </w:p>
        </w:tc>
      </w:tr>
      <w:tr w:rsidR="00D624A2" w:rsidRPr="0079788B" w14:paraId="7773D993" w14:textId="77777777" w:rsidTr="00BE17F3">
        <w:trPr>
          <w:trHeight w:val="408"/>
          <w:tblCellSpacing w:w="20" w:type="dxa"/>
        </w:trPr>
        <w:tc>
          <w:tcPr>
            <w:tcW w:w="490" w:type="dxa"/>
            <w:vMerge w:val="restart"/>
            <w:shd w:val="clear" w:color="auto" w:fill="D9D9D9" w:themeFill="background1" w:themeFillShade="D9"/>
            <w:vAlign w:val="center"/>
          </w:tcPr>
          <w:p w14:paraId="212151AE"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7</w:t>
            </w:r>
          </w:p>
        </w:tc>
        <w:tc>
          <w:tcPr>
            <w:tcW w:w="0" w:type="auto"/>
            <w:vAlign w:val="center"/>
          </w:tcPr>
          <w:p w14:paraId="1647320B"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17.11</w:t>
            </w:r>
          </w:p>
        </w:tc>
        <w:tc>
          <w:tcPr>
            <w:tcW w:w="0" w:type="auto"/>
            <w:vAlign w:val="center"/>
          </w:tcPr>
          <w:p w14:paraId="44577B74"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High</w:t>
            </w:r>
          </w:p>
        </w:tc>
        <w:tc>
          <w:tcPr>
            <w:tcW w:w="0" w:type="auto"/>
            <w:vAlign w:val="center"/>
          </w:tcPr>
          <w:p w14:paraId="6B27F877"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Manufacture of pulp</w:t>
            </w:r>
          </w:p>
        </w:tc>
      </w:tr>
      <w:tr w:rsidR="00D624A2" w:rsidRPr="0079788B" w14:paraId="45310580" w14:textId="77777777" w:rsidTr="00BE17F3">
        <w:trPr>
          <w:trHeight w:val="556"/>
          <w:tblCellSpacing w:w="20" w:type="dxa"/>
        </w:trPr>
        <w:tc>
          <w:tcPr>
            <w:tcW w:w="490" w:type="dxa"/>
            <w:vMerge/>
            <w:shd w:val="clear" w:color="auto" w:fill="D9D9D9" w:themeFill="background1" w:themeFillShade="D9"/>
            <w:vAlign w:val="center"/>
          </w:tcPr>
          <w:p w14:paraId="326ECF6B" w14:textId="77777777" w:rsidR="00D624A2" w:rsidRPr="0079788B" w:rsidRDefault="00D624A2" w:rsidP="0067622B">
            <w:pPr>
              <w:jc w:val="center"/>
              <w:rPr>
                <w:rFonts w:ascii="Arial" w:hAnsi="Arial" w:cs="Arial"/>
                <w:b/>
                <w:bCs/>
                <w:sz w:val="18"/>
                <w:szCs w:val="18"/>
              </w:rPr>
            </w:pPr>
          </w:p>
        </w:tc>
        <w:tc>
          <w:tcPr>
            <w:tcW w:w="0" w:type="auto"/>
            <w:vAlign w:val="center"/>
          </w:tcPr>
          <w:p w14:paraId="60180ED1"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17 (except from</w:t>
            </w:r>
            <w:r w:rsidRPr="0079788B" w:rsidDel="00C24446">
              <w:rPr>
                <w:rFonts w:ascii="Arial" w:hAnsi="Arial" w:cs="Arial"/>
                <w:sz w:val="18"/>
                <w:szCs w:val="18"/>
              </w:rPr>
              <w:t xml:space="preserve"> </w:t>
            </w:r>
            <w:r w:rsidRPr="0079788B">
              <w:rPr>
                <w:rFonts w:ascii="Arial" w:hAnsi="Arial" w:cs="Arial"/>
                <w:sz w:val="18"/>
                <w:szCs w:val="18"/>
              </w:rPr>
              <w:t>17.11)</w:t>
            </w:r>
          </w:p>
        </w:tc>
        <w:tc>
          <w:tcPr>
            <w:tcW w:w="0" w:type="auto"/>
            <w:vAlign w:val="center"/>
          </w:tcPr>
          <w:p w14:paraId="15FD44B1" w14:textId="77777777" w:rsidR="00D624A2" w:rsidRPr="0079788B" w:rsidRDefault="00D624A2" w:rsidP="0067622B">
            <w:pPr>
              <w:jc w:val="center"/>
              <w:rPr>
                <w:rFonts w:ascii="Arial" w:hAnsi="Arial" w:cs="Arial"/>
                <w:strike/>
                <w:sz w:val="18"/>
                <w:szCs w:val="18"/>
              </w:rPr>
            </w:pPr>
            <w:r w:rsidRPr="0079788B">
              <w:rPr>
                <w:rFonts w:ascii="Arial" w:hAnsi="Arial" w:cs="Arial"/>
                <w:sz w:val="18"/>
                <w:szCs w:val="18"/>
              </w:rPr>
              <w:t>Medium</w:t>
            </w:r>
          </w:p>
        </w:tc>
        <w:tc>
          <w:tcPr>
            <w:tcW w:w="0" w:type="auto"/>
            <w:vAlign w:val="center"/>
          </w:tcPr>
          <w:p w14:paraId="3040E8D5" w14:textId="77777777" w:rsidR="00D624A2" w:rsidRPr="0079788B" w:rsidRDefault="00D624A2" w:rsidP="0067622B">
            <w:pPr>
              <w:rPr>
                <w:rFonts w:ascii="Arial" w:hAnsi="Arial" w:cs="Arial"/>
                <w:sz w:val="18"/>
                <w:szCs w:val="18"/>
              </w:rPr>
            </w:pPr>
            <w:r w:rsidRPr="0079788B">
              <w:rPr>
                <w:rFonts w:ascii="Arial" w:hAnsi="Arial" w:cs="Arial"/>
                <w:sz w:val="18"/>
                <w:szCs w:val="18"/>
              </w:rPr>
              <w:t xml:space="preserve">Manufacture of paper and paper products except from Manufacture of pulp  </w:t>
            </w:r>
          </w:p>
        </w:tc>
      </w:tr>
      <w:tr w:rsidR="00D624A2" w:rsidRPr="0079788B" w14:paraId="0468465C" w14:textId="77777777" w:rsidTr="00BE17F3">
        <w:trPr>
          <w:trHeight w:val="423"/>
          <w:tblCellSpacing w:w="20" w:type="dxa"/>
        </w:trPr>
        <w:tc>
          <w:tcPr>
            <w:tcW w:w="490" w:type="dxa"/>
            <w:shd w:val="clear" w:color="auto" w:fill="D9D9D9" w:themeFill="background1" w:themeFillShade="D9"/>
            <w:vAlign w:val="center"/>
          </w:tcPr>
          <w:p w14:paraId="04ACDC57"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8</w:t>
            </w:r>
          </w:p>
        </w:tc>
        <w:tc>
          <w:tcPr>
            <w:tcW w:w="0" w:type="auto"/>
            <w:vAlign w:val="center"/>
          </w:tcPr>
          <w:p w14:paraId="768DAB1A"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58.1, 59.2</w:t>
            </w:r>
          </w:p>
        </w:tc>
        <w:tc>
          <w:tcPr>
            <w:tcW w:w="0" w:type="auto"/>
            <w:vAlign w:val="center"/>
          </w:tcPr>
          <w:p w14:paraId="33E9F8CF"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31FAFA7C" w14:textId="77777777" w:rsidR="00D624A2" w:rsidRPr="0079788B" w:rsidRDefault="00D624A2" w:rsidP="0067622B">
            <w:pPr>
              <w:rPr>
                <w:rFonts w:ascii="Arial" w:hAnsi="Arial" w:cs="Arial"/>
                <w:sz w:val="18"/>
                <w:szCs w:val="18"/>
              </w:rPr>
            </w:pPr>
            <w:r w:rsidRPr="0079788B">
              <w:rPr>
                <w:rFonts w:ascii="Arial" w:hAnsi="Arial" w:cs="Arial"/>
                <w:sz w:val="18"/>
                <w:szCs w:val="18"/>
              </w:rPr>
              <w:t xml:space="preserve">Publishing companies. </w:t>
            </w:r>
          </w:p>
        </w:tc>
      </w:tr>
      <w:tr w:rsidR="00D624A2" w:rsidRPr="0079788B" w14:paraId="63F9CF53" w14:textId="77777777" w:rsidTr="00BE17F3">
        <w:trPr>
          <w:trHeight w:val="415"/>
          <w:tblCellSpacing w:w="20" w:type="dxa"/>
        </w:trPr>
        <w:tc>
          <w:tcPr>
            <w:tcW w:w="490" w:type="dxa"/>
            <w:shd w:val="clear" w:color="auto" w:fill="D9D9D9" w:themeFill="background1" w:themeFillShade="D9"/>
            <w:vAlign w:val="center"/>
          </w:tcPr>
          <w:p w14:paraId="2F5FECB2"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9</w:t>
            </w:r>
          </w:p>
        </w:tc>
        <w:tc>
          <w:tcPr>
            <w:tcW w:w="0" w:type="auto"/>
            <w:vAlign w:val="center"/>
          </w:tcPr>
          <w:p w14:paraId="0E084820"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18.1</w:t>
            </w:r>
          </w:p>
        </w:tc>
        <w:tc>
          <w:tcPr>
            <w:tcW w:w="0" w:type="auto"/>
            <w:vAlign w:val="center"/>
          </w:tcPr>
          <w:p w14:paraId="6EC3B6D5"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654A06F5" w14:textId="77777777" w:rsidR="00D624A2" w:rsidRPr="0079788B" w:rsidRDefault="00D624A2" w:rsidP="0067622B">
            <w:pPr>
              <w:rPr>
                <w:rFonts w:ascii="Arial" w:hAnsi="Arial" w:cs="Arial"/>
                <w:sz w:val="18"/>
                <w:szCs w:val="18"/>
              </w:rPr>
            </w:pPr>
            <w:r w:rsidRPr="0079788B">
              <w:rPr>
                <w:rFonts w:ascii="Arial" w:hAnsi="Arial" w:cs="Arial"/>
                <w:sz w:val="18"/>
                <w:szCs w:val="18"/>
              </w:rPr>
              <w:t>Printing companies.</w:t>
            </w:r>
          </w:p>
        </w:tc>
      </w:tr>
      <w:tr w:rsidR="00D624A2" w:rsidRPr="0079788B" w14:paraId="1C22FE8B" w14:textId="77777777" w:rsidTr="00BE17F3">
        <w:trPr>
          <w:trHeight w:val="691"/>
          <w:tblCellSpacing w:w="20" w:type="dxa"/>
        </w:trPr>
        <w:tc>
          <w:tcPr>
            <w:tcW w:w="490" w:type="dxa"/>
            <w:shd w:val="clear" w:color="auto" w:fill="D9D9D9" w:themeFill="background1" w:themeFillShade="D9"/>
            <w:vAlign w:val="center"/>
          </w:tcPr>
          <w:p w14:paraId="019399B1"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10</w:t>
            </w:r>
          </w:p>
        </w:tc>
        <w:tc>
          <w:tcPr>
            <w:tcW w:w="0" w:type="auto"/>
            <w:vAlign w:val="center"/>
          </w:tcPr>
          <w:p w14:paraId="167BDC6B"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19</w:t>
            </w:r>
          </w:p>
        </w:tc>
        <w:tc>
          <w:tcPr>
            <w:tcW w:w="0" w:type="auto"/>
            <w:vAlign w:val="center"/>
          </w:tcPr>
          <w:p w14:paraId="28C3A26E"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High</w:t>
            </w:r>
          </w:p>
        </w:tc>
        <w:tc>
          <w:tcPr>
            <w:tcW w:w="0" w:type="auto"/>
            <w:vAlign w:val="center"/>
          </w:tcPr>
          <w:p w14:paraId="743B25B8" w14:textId="77777777" w:rsidR="00D624A2" w:rsidRPr="0079788B" w:rsidRDefault="00D624A2" w:rsidP="0067622B">
            <w:pPr>
              <w:rPr>
                <w:rFonts w:ascii="Arial" w:hAnsi="Arial" w:cs="Arial"/>
                <w:sz w:val="18"/>
                <w:szCs w:val="18"/>
              </w:rPr>
            </w:pPr>
            <w:r w:rsidRPr="0079788B">
              <w:rPr>
                <w:rFonts w:ascii="Arial" w:hAnsi="Arial" w:cs="Arial"/>
                <w:sz w:val="18"/>
                <w:szCs w:val="18"/>
              </w:rPr>
              <w:t>Manufacture of coke and refined petroleum products</w:t>
            </w:r>
          </w:p>
        </w:tc>
      </w:tr>
      <w:tr w:rsidR="00D624A2" w:rsidRPr="0079788B" w14:paraId="26DBBA2D" w14:textId="77777777" w:rsidTr="00BE17F3">
        <w:trPr>
          <w:trHeight w:val="397"/>
          <w:tblCellSpacing w:w="20" w:type="dxa"/>
        </w:trPr>
        <w:tc>
          <w:tcPr>
            <w:tcW w:w="490" w:type="dxa"/>
            <w:shd w:val="clear" w:color="auto" w:fill="D9D9D9" w:themeFill="background1" w:themeFillShade="D9"/>
            <w:vAlign w:val="center"/>
          </w:tcPr>
          <w:p w14:paraId="058BCB94"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11</w:t>
            </w:r>
          </w:p>
        </w:tc>
        <w:tc>
          <w:tcPr>
            <w:tcW w:w="0" w:type="auto"/>
            <w:vAlign w:val="center"/>
          </w:tcPr>
          <w:p w14:paraId="5F0D9F44"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24.46</w:t>
            </w:r>
          </w:p>
        </w:tc>
        <w:tc>
          <w:tcPr>
            <w:tcW w:w="0" w:type="auto"/>
            <w:vAlign w:val="center"/>
          </w:tcPr>
          <w:p w14:paraId="28A3DDE1"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High</w:t>
            </w:r>
          </w:p>
        </w:tc>
        <w:tc>
          <w:tcPr>
            <w:tcW w:w="0" w:type="auto"/>
            <w:vAlign w:val="center"/>
          </w:tcPr>
          <w:p w14:paraId="3183C2FA" w14:textId="77777777" w:rsidR="00D624A2" w:rsidRPr="0079788B" w:rsidRDefault="00D624A2" w:rsidP="0067622B">
            <w:pPr>
              <w:rPr>
                <w:rFonts w:ascii="Arial" w:hAnsi="Arial" w:cs="Arial"/>
                <w:sz w:val="18"/>
                <w:szCs w:val="18"/>
              </w:rPr>
            </w:pPr>
            <w:r w:rsidRPr="0079788B">
              <w:rPr>
                <w:rFonts w:ascii="Arial" w:hAnsi="Arial" w:cs="Arial"/>
                <w:sz w:val="18"/>
                <w:szCs w:val="18"/>
              </w:rPr>
              <w:t>Nuclear fuel</w:t>
            </w:r>
          </w:p>
        </w:tc>
      </w:tr>
      <w:tr w:rsidR="00D624A2" w:rsidRPr="0079788B" w14:paraId="2FA7301F" w14:textId="77777777" w:rsidTr="00BE17F3">
        <w:trPr>
          <w:trHeight w:val="478"/>
          <w:tblCellSpacing w:w="20" w:type="dxa"/>
        </w:trPr>
        <w:tc>
          <w:tcPr>
            <w:tcW w:w="490" w:type="dxa"/>
            <w:shd w:val="clear" w:color="auto" w:fill="D9D9D9" w:themeFill="background1" w:themeFillShade="D9"/>
            <w:vAlign w:val="center"/>
          </w:tcPr>
          <w:p w14:paraId="56822384"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12</w:t>
            </w:r>
          </w:p>
        </w:tc>
        <w:tc>
          <w:tcPr>
            <w:tcW w:w="0" w:type="auto"/>
            <w:vAlign w:val="center"/>
          </w:tcPr>
          <w:p w14:paraId="5999709E"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20</w:t>
            </w:r>
          </w:p>
        </w:tc>
        <w:tc>
          <w:tcPr>
            <w:tcW w:w="0" w:type="auto"/>
            <w:vAlign w:val="center"/>
          </w:tcPr>
          <w:p w14:paraId="6E824C4A"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High</w:t>
            </w:r>
          </w:p>
        </w:tc>
        <w:tc>
          <w:tcPr>
            <w:tcW w:w="0" w:type="auto"/>
            <w:vAlign w:val="center"/>
          </w:tcPr>
          <w:p w14:paraId="17B5AC7F"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Manufacture of Chemicals, chemical products and fibres</w:t>
            </w:r>
          </w:p>
        </w:tc>
      </w:tr>
      <w:tr w:rsidR="00D624A2" w:rsidRPr="0079788B" w14:paraId="29C59AB6" w14:textId="77777777" w:rsidTr="00BE17F3">
        <w:trPr>
          <w:trHeight w:val="413"/>
          <w:tblCellSpacing w:w="20" w:type="dxa"/>
        </w:trPr>
        <w:tc>
          <w:tcPr>
            <w:tcW w:w="490" w:type="dxa"/>
            <w:shd w:val="clear" w:color="auto" w:fill="D9D9D9" w:themeFill="background1" w:themeFillShade="D9"/>
            <w:vAlign w:val="center"/>
          </w:tcPr>
          <w:p w14:paraId="3BEDE0A4"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13</w:t>
            </w:r>
          </w:p>
        </w:tc>
        <w:tc>
          <w:tcPr>
            <w:tcW w:w="0" w:type="auto"/>
            <w:vAlign w:val="center"/>
          </w:tcPr>
          <w:p w14:paraId="2FCFC314"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21</w:t>
            </w:r>
          </w:p>
        </w:tc>
        <w:tc>
          <w:tcPr>
            <w:tcW w:w="0" w:type="auto"/>
            <w:vAlign w:val="center"/>
          </w:tcPr>
          <w:p w14:paraId="507BA564" w14:textId="77777777" w:rsidR="00D624A2" w:rsidRPr="0079788B" w:rsidRDefault="00D624A2" w:rsidP="0067622B">
            <w:pPr>
              <w:jc w:val="center"/>
              <w:rPr>
                <w:rFonts w:ascii="Arial" w:hAnsi="Arial" w:cs="Arial"/>
                <w:strike/>
                <w:sz w:val="18"/>
                <w:szCs w:val="18"/>
              </w:rPr>
            </w:pPr>
            <w:r w:rsidRPr="0079788B">
              <w:rPr>
                <w:rFonts w:ascii="Arial" w:hAnsi="Arial" w:cs="Arial"/>
                <w:sz w:val="18"/>
                <w:szCs w:val="18"/>
              </w:rPr>
              <w:t>High</w:t>
            </w:r>
          </w:p>
        </w:tc>
        <w:tc>
          <w:tcPr>
            <w:tcW w:w="0" w:type="auto"/>
            <w:vAlign w:val="center"/>
          </w:tcPr>
          <w:p w14:paraId="3284BFFA" w14:textId="77777777" w:rsidR="00D624A2" w:rsidRPr="0079788B" w:rsidRDefault="00D624A2" w:rsidP="0067622B">
            <w:pPr>
              <w:rPr>
                <w:rFonts w:ascii="Arial" w:hAnsi="Arial" w:cs="Arial"/>
                <w:strike/>
                <w:sz w:val="18"/>
                <w:szCs w:val="18"/>
              </w:rPr>
            </w:pPr>
            <w:r w:rsidRPr="0079788B">
              <w:rPr>
                <w:rFonts w:ascii="Arial" w:hAnsi="Arial" w:cs="Arial"/>
                <w:sz w:val="18"/>
                <w:szCs w:val="18"/>
              </w:rPr>
              <w:t>Manufacture of Pharmaceuticals</w:t>
            </w:r>
          </w:p>
        </w:tc>
      </w:tr>
      <w:tr w:rsidR="00D624A2" w:rsidRPr="0079788B" w14:paraId="122F3C7E" w14:textId="77777777" w:rsidTr="00BE17F3">
        <w:trPr>
          <w:trHeight w:val="415"/>
          <w:tblCellSpacing w:w="20" w:type="dxa"/>
        </w:trPr>
        <w:tc>
          <w:tcPr>
            <w:tcW w:w="490" w:type="dxa"/>
            <w:shd w:val="clear" w:color="auto" w:fill="D9D9D9" w:themeFill="background1" w:themeFillShade="D9"/>
            <w:vAlign w:val="center"/>
          </w:tcPr>
          <w:p w14:paraId="1CCCF722"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14</w:t>
            </w:r>
          </w:p>
        </w:tc>
        <w:tc>
          <w:tcPr>
            <w:tcW w:w="0" w:type="auto"/>
            <w:vAlign w:val="center"/>
          </w:tcPr>
          <w:p w14:paraId="7E31A3F9"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22</w:t>
            </w:r>
          </w:p>
        </w:tc>
        <w:tc>
          <w:tcPr>
            <w:tcW w:w="0" w:type="auto"/>
            <w:vAlign w:val="center"/>
          </w:tcPr>
          <w:p w14:paraId="516C7261"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486CD4DF" w14:textId="77777777" w:rsidR="00D624A2" w:rsidRPr="0079788B" w:rsidRDefault="00D624A2" w:rsidP="0067622B">
            <w:pPr>
              <w:rPr>
                <w:rFonts w:ascii="Arial" w:hAnsi="Arial" w:cs="Arial"/>
                <w:sz w:val="18"/>
                <w:szCs w:val="18"/>
              </w:rPr>
            </w:pPr>
            <w:r w:rsidRPr="0079788B">
              <w:rPr>
                <w:rFonts w:ascii="Arial" w:hAnsi="Arial" w:cs="Arial"/>
                <w:sz w:val="18"/>
                <w:szCs w:val="18"/>
              </w:rPr>
              <w:t>Manufacture of Rubber and plastic products</w:t>
            </w:r>
          </w:p>
        </w:tc>
      </w:tr>
      <w:tr w:rsidR="00D624A2" w:rsidRPr="0079788B" w14:paraId="20E55F44" w14:textId="77777777" w:rsidTr="00BE17F3">
        <w:trPr>
          <w:trHeight w:val="407"/>
          <w:tblCellSpacing w:w="20" w:type="dxa"/>
        </w:trPr>
        <w:tc>
          <w:tcPr>
            <w:tcW w:w="490" w:type="dxa"/>
            <w:vMerge w:val="restart"/>
            <w:shd w:val="clear" w:color="auto" w:fill="D9D9D9" w:themeFill="background1" w:themeFillShade="D9"/>
            <w:vAlign w:val="center"/>
          </w:tcPr>
          <w:p w14:paraId="39305A35"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15</w:t>
            </w:r>
          </w:p>
        </w:tc>
        <w:tc>
          <w:tcPr>
            <w:tcW w:w="0" w:type="auto"/>
            <w:vAlign w:val="center"/>
          </w:tcPr>
          <w:p w14:paraId="0F017215"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23.14, 23.3</w:t>
            </w:r>
          </w:p>
        </w:tc>
        <w:tc>
          <w:tcPr>
            <w:tcW w:w="0" w:type="auto"/>
            <w:vAlign w:val="center"/>
          </w:tcPr>
          <w:p w14:paraId="45824667"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High</w:t>
            </w:r>
          </w:p>
        </w:tc>
        <w:tc>
          <w:tcPr>
            <w:tcW w:w="0" w:type="auto"/>
            <w:vAlign w:val="center"/>
          </w:tcPr>
          <w:p w14:paraId="31D3AECB"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Manufacture of glass fibres, Manufacture of clay building materials</w:t>
            </w:r>
          </w:p>
        </w:tc>
      </w:tr>
      <w:tr w:rsidR="00D624A2" w:rsidRPr="0079788B" w14:paraId="0786BC3E" w14:textId="77777777" w:rsidTr="00BE17F3">
        <w:trPr>
          <w:trHeight w:val="407"/>
          <w:tblCellSpacing w:w="20" w:type="dxa"/>
        </w:trPr>
        <w:tc>
          <w:tcPr>
            <w:tcW w:w="490" w:type="dxa"/>
            <w:vMerge/>
            <w:shd w:val="clear" w:color="auto" w:fill="D9D9D9" w:themeFill="background1" w:themeFillShade="D9"/>
            <w:vAlign w:val="center"/>
          </w:tcPr>
          <w:p w14:paraId="1A846C0D" w14:textId="77777777" w:rsidR="00D624A2" w:rsidRPr="0079788B" w:rsidRDefault="00D624A2" w:rsidP="0067622B">
            <w:pPr>
              <w:jc w:val="center"/>
              <w:rPr>
                <w:rFonts w:ascii="Arial" w:hAnsi="Arial" w:cs="Arial"/>
                <w:b/>
                <w:bCs/>
                <w:sz w:val="18"/>
                <w:szCs w:val="18"/>
              </w:rPr>
            </w:pPr>
          </w:p>
        </w:tc>
        <w:tc>
          <w:tcPr>
            <w:tcW w:w="0" w:type="auto"/>
            <w:vAlign w:val="center"/>
          </w:tcPr>
          <w:p w14:paraId="6531F8FA"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23 (except from</w:t>
            </w:r>
            <w:r w:rsidRPr="0079788B" w:rsidDel="00C24446">
              <w:rPr>
                <w:rFonts w:ascii="Arial" w:hAnsi="Arial" w:cs="Arial"/>
                <w:sz w:val="18"/>
                <w:szCs w:val="18"/>
              </w:rPr>
              <w:t xml:space="preserve"> </w:t>
            </w:r>
            <w:r w:rsidRPr="0079788B">
              <w:rPr>
                <w:rFonts w:ascii="Arial" w:hAnsi="Arial" w:cs="Arial"/>
                <w:sz w:val="18"/>
                <w:szCs w:val="18"/>
              </w:rPr>
              <w:t>23.14, 23.3, 23.5, 23.6)</w:t>
            </w:r>
          </w:p>
        </w:tc>
        <w:tc>
          <w:tcPr>
            <w:tcW w:w="0" w:type="auto"/>
            <w:vAlign w:val="center"/>
          </w:tcPr>
          <w:p w14:paraId="492968E2"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54A98CAD" w14:textId="77777777" w:rsidR="00D624A2" w:rsidRPr="0079788B" w:rsidRDefault="00D624A2" w:rsidP="0067622B">
            <w:pPr>
              <w:rPr>
                <w:rFonts w:ascii="Arial" w:hAnsi="Arial" w:cs="Arial"/>
                <w:sz w:val="18"/>
                <w:szCs w:val="18"/>
              </w:rPr>
            </w:pPr>
            <w:r w:rsidRPr="0079788B">
              <w:rPr>
                <w:rFonts w:ascii="Arial" w:hAnsi="Arial" w:cs="Arial"/>
                <w:sz w:val="18"/>
                <w:szCs w:val="18"/>
              </w:rPr>
              <w:t>Manufacture of Non-metallic mineral products except from Manufacture of glass fibres, Manufacture of clay building materials</w:t>
            </w:r>
          </w:p>
        </w:tc>
      </w:tr>
      <w:tr w:rsidR="00D624A2" w:rsidRPr="0079788B" w14:paraId="6850F109" w14:textId="77777777" w:rsidTr="00BE17F3">
        <w:trPr>
          <w:trHeight w:val="415"/>
          <w:tblCellSpacing w:w="20" w:type="dxa"/>
        </w:trPr>
        <w:tc>
          <w:tcPr>
            <w:tcW w:w="490" w:type="dxa"/>
            <w:shd w:val="clear" w:color="auto" w:fill="D9D9D9" w:themeFill="background1" w:themeFillShade="D9"/>
            <w:vAlign w:val="center"/>
          </w:tcPr>
          <w:p w14:paraId="56F03F82"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16</w:t>
            </w:r>
          </w:p>
        </w:tc>
        <w:tc>
          <w:tcPr>
            <w:tcW w:w="0" w:type="auto"/>
            <w:vAlign w:val="center"/>
          </w:tcPr>
          <w:p w14:paraId="59C145C7"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23.5, 23.6</w:t>
            </w:r>
          </w:p>
        </w:tc>
        <w:tc>
          <w:tcPr>
            <w:tcW w:w="0" w:type="auto"/>
            <w:vAlign w:val="center"/>
          </w:tcPr>
          <w:p w14:paraId="669EBE2E" w14:textId="77777777" w:rsidR="00D624A2" w:rsidRPr="0079788B" w:rsidRDefault="00D624A2" w:rsidP="0067622B">
            <w:pPr>
              <w:jc w:val="center"/>
              <w:rPr>
                <w:rFonts w:ascii="Arial" w:hAnsi="Arial" w:cs="Arial"/>
                <w:strike/>
                <w:sz w:val="18"/>
                <w:szCs w:val="18"/>
              </w:rPr>
            </w:pPr>
            <w:r w:rsidRPr="0079788B">
              <w:rPr>
                <w:rFonts w:ascii="Arial" w:hAnsi="Arial" w:cs="Arial"/>
                <w:sz w:val="18"/>
                <w:szCs w:val="18"/>
              </w:rPr>
              <w:t xml:space="preserve">High </w:t>
            </w:r>
          </w:p>
        </w:tc>
        <w:tc>
          <w:tcPr>
            <w:tcW w:w="0" w:type="auto"/>
            <w:vAlign w:val="center"/>
          </w:tcPr>
          <w:p w14:paraId="72F2D136" w14:textId="77777777" w:rsidR="00D624A2" w:rsidRPr="0079788B" w:rsidRDefault="00D624A2" w:rsidP="0067622B">
            <w:pPr>
              <w:rPr>
                <w:rFonts w:ascii="Arial" w:hAnsi="Arial" w:cs="Arial"/>
                <w:strike/>
                <w:sz w:val="18"/>
                <w:szCs w:val="18"/>
              </w:rPr>
            </w:pPr>
            <w:r w:rsidRPr="0079788B">
              <w:rPr>
                <w:rFonts w:ascii="Arial" w:hAnsi="Arial" w:cs="Arial"/>
                <w:sz w:val="18"/>
                <w:szCs w:val="18"/>
              </w:rPr>
              <w:t xml:space="preserve">Concrete, cement, lime, plaster etc and their products </w:t>
            </w:r>
          </w:p>
        </w:tc>
      </w:tr>
      <w:tr w:rsidR="00D624A2" w:rsidRPr="0079788B" w14:paraId="65CF7B7C" w14:textId="77777777" w:rsidTr="00BE17F3">
        <w:trPr>
          <w:trHeight w:val="415"/>
          <w:tblCellSpacing w:w="20" w:type="dxa"/>
        </w:trPr>
        <w:tc>
          <w:tcPr>
            <w:tcW w:w="490" w:type="dxa"/>
            <w:vMerge w:val="restart"/>
            <w:shd w:val="clear" w:color="auto" w:fill="D9D9D9" w:themeFill="background1" w:themeFillShade="D9"/>
            <w:vAlign w:val="center"/>
          </w:tcPr>
          <w:p w14:paraId="043BE02F"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17</w:t>
            </w:r>
          </w:p>
        </w:tc>
        <w:tc>
          <w:tcPr>
            <w:tcW w:w="0" w:type="auto"/>
            <w:vAlign w:val="center"/>
          </w:tcPr>
          <w:p w14:paraId="08140C7F"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24</w:t>
            </w:r>
          </w:p>
        </w:tc>
        <w:tc>
          <w:tcPr>
            <w:tcW w:w="0" w:type="auto"/>
            <w:vAlign w:val="center"/>
          </w:tcPr>
          <w:p w14:paraId="04301811"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High</w:t>
            </w:r>
          </w:p>
        </w:tc>
        <w:tc>
          <w:tcPr>
            <w:tcW w:w="0" w:type="auto"/>
            <w:vAlign w:val="center"/>
          </w:tcPr>
          <w:p w14:paraId="4417F2EE" w14:textId="77777777" w:rsidR="00D624A2" w:rsidRPr="0079788B" w:rsidRDefault="00D624A2" w:rsidP="0067622B">
            <w:pPr>
              <w:rPr>
                <w:rFonts w:ascii="Arial" w:hAnsi="Arial" w:cs="Arial"/>
                <w:sz w:val="18"/>
                <w:szCs w:val="18"/>
              </w:rPr>
            </w:pPr>
            <w:r w:rsidRPr="0079788B">
              <w:rPr>
                <w:rFonts w:ascii="Arial" w:hAnsi="Arial" w:cs="Arial"/>
                <w:sz w:val="18"/>
                <w:szCs w:val="18"/>
              </w:rPr>
              <w:t>Manufacture of basic metals</w:t>
            </w:r>
          </w:p>
        </w:tc>
      </w:tr>
      <w:tr w:rsidR="00D624A2" w:rsidRPr="0079788B" w14:paraId="3F099DD3" w14:textId="77777777" w:rsidTr="00BE17F3">
        <w:trPr>
          <w:trHeight w:val="554"/>
          <w:tblCellSpacing w:w="20" w:type="dxa"/>
        </w:trPr>
        <w:tc>
          <w:tcPr>
            <w:tcW w:w="490" w:type="dxa"/>
            <w:vMerge/>
            <w:shd w:val="clear" w:color="auto" w:fill="D9D9D9" w:themeFill="background1" w:themeFillShade="D9"/>
            <w:vAlign w:val="center"/>
          </w:tcPr>
          <w:p w14:paraId="63C13AE2" w14:textId="77777777" w:rsidR="00D624A2" w:rsidRPr="0079788B" w:rsidRDefault="00D624A2" w:rsidP="0067622B">
            <w:pPr>
              <w:jc w:val="center"/>
              <w:rPr>
                <w:rFonts w:ascii="Arial" w:hAnsi="Arial" w:cs="Arial"/>
                <w:b/>
                <w:bCs/>
                <w:sz w:val="18"/>
                <w:szCs w:val="18"/>
              </w:rPr>
            </w:pPr>
          </w:p>
        </w:tc>
        <w:tc>
          <w:tcPr>
            <w:tcW w:w="0" w:type="auto"/>
            <w:vAlign w:val="center"/>
          </w:tcPr>
          <w:p w14:paraId="06FCCD17"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25.1, 25.2, 25.3</w:t>
            </w:r>
          </w:p>
        </w:tc>
        <w:tc>
          <w:tcPr>
            <w:tcW w:w="0" w:type="auto"/>
            <w:vAlign w:val="center"/>
          </w:tcPr>
          <w:p w14:paraId="2B54AECB"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High</w:t>
            </w:r>
          </w:p>
        </w:tc>
        <w:tc>
          <w:tcPr>
            <w:tcW w:w="0" w:type="auto"/>
            <w:vAlign w:val="center"/>
          </w:tcPr>
          <w:p w14:paraId="6AC26781" w14:textId="77777777" w:rsidR="00D624A2" w:rsidRPr="0079788B" w:rsidRDefault="00D624A2" w:rsidP="0067622B">
            <w:pPr>
              <w:rPr>
                <w:rFonts w:ascii="Arial" w:hAnsi="Arial" w:cs="Arial"/>
                <w:sz w:val="18"/>
                <w:szCs w:val="18"/>
              </w:rPr>
            </w:pPr>
            <w:r w:rsidRPr="0079788B">
              <w:rPr>
                <w:rFonts w:ascii="Arial" w:hAnsi="Arial" w:cs="Arial"/>
                <w:sz w:val="18"/>
                <w:szCs w:val="18"/>
              </w:rPr>
              <w:t>Manufacture of structural metal products, Manufacture of tanks, reservoirs and containers of metal, Manufacture of steam generators, except central heating hot water boilers</w:t>
            </w:r>
          </w:p>
        </w:tc>
      </w:tr>
      <w:tr w:rsidR="00D624A2" w:rsidRPr="0079788B" w14:paraId="006FD081" w14:textId="77777777" w:rsidTr="00BE17F3">
        <w:trPr>
          <w:trHeight w:val="657"/>
          <w:tblCellSpacing w:w="20" w:type="dxa"/>
        </w:trPr>
        <w:tc>
          <w:tcPr>
            <w:tcW w:w="490" w:type="dxa"/>
            <w:vMerge/>
            <w:shd w:val="clear" w:color="auto" w:fill="D9D9D9" w:themeFill="background1" w:themeFillShade="D9"/>
            <w:vAlign w:val="center"/>
          </w:tcPr>
          <w:p w14:paraId="6EF878F2" w14:textId="77777777" w:rsidR="00D624A2" w:rsidRPr="0079788B" w:rsidRDefault="00D624A2" w:rsidP="0067622B">
            <w:pPr>
              <w:rPr>
                <w:rFonts w:ascii="Arial" w:hAnsi="Arial" w:cs="Arial"/>
                <w:b/>
                <w:bCs/>
                <w:sz w:val="18"/>
                <w:szCs w:val="18"/>
              </w:rPr>
            </w:pPr>
          </w:p>
        </w:tc>
        <w:tc>
          <w:tcPr>
            <w:tcW w:w="0" w:type="auto"/>
            <w:vAlign w:val="center"/>
          </w:tcPr>
          <w:p w14:paraId="4D44DF30"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25.5, 25.6, 25.7, 25.9, 33.11</w:t>
            </w:r>
          </w:p>
        </w:tc>
        <w:tc>
          <w:tcPr>
            <w:tcW w:w="0" w:type="auto"/>
            <w:vAlign w:val="center"/>
          </w:tcPr>
          <w:p w14:paraId="66331744"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51107BF2" w14:textId="77777777" w:rsidR="00D624A2" w:rsidRPr="0079788B" w:rsidRDefault="00D624A2" w:rsidP="0067622B">
            <w:pPr>
              <w:rPr>
                <w:rFonts w:ascii="Arial" w:hAnsi="Arial" w:cs="Arial"/>
                <w:sz w:val="18"/>
                <w:szCs w:val="18"/>
              </w:rPr>
            </w:pPr>
            <w:r w:rsidRPr="0079788B">
              <w:rPr>
                <w:rFonts w:ascii="Arial" w:hAnsi="Arial" w:cs="Arial"/>
                <w:sz w:val="18"/>
                <w:szCs w:val="18"/>
              </w:rPr>
              <w:t>Forging, pressing, stampingand roll-forming of metal; powder metallurgy, Treatment and coating of metals; machining, Manufacture of cutlery, tools and general hardware, Manufacture of other fabricated metal products. Repair of fabricated metal products</w:t>
            </w:r>
          </w:p>
        </w:tc>
      </w:tr>
      <w:tr w:rsidR="00D624A2" w:rsidRPr="0079788B" w14:paraId="17769A47" w14:textId="77777777" w:rsidTr="00BE17F3">
        <w:trPr>
          <w:trHeight w:val="424"/>
          <w:tblCellSpacing w:w="20" w:type="dxa"/>
        </w:trPr>
        <w:tc>
          <w:tcPr>
            <w:tcW w:w="490" w:type="dxa"/>
            <w:vMerge w:val="restart"/>
            <w:shd w:val="clear" w:color="auto" w:fill="D9D9D9" w:themeFill="background1" w:themeFillShade="D9"/>
            <w:vAlign w:val="center"/>
          </w:tcPr>
          <w:p w14:paraId="5C9E9351"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18</w:t>
            </w:r>
          </w:p>
        </w:tc>
        <w:tc>
          <w:tcPr>
            <w:tcW w:w="0" w:type="auto"/>
            <w:vAlign w:val="center"/>
          </w:tcPr>
          <w:p w14:paraId="4A867BF1"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25.4, 30.4</w:t>
            </w:r>
          </w:p>
        </w:tc>
        <w:tc>
          <w:tcPr>
            <w:tcW w:w="0" w:type="auto"/>
            <w:vAlign w:val="center"/>
          </w:tcPr>
          <w:p w14:paraId="244DB8F9" w14:textId="77777777" w:rsidR="00D624A2" w:rsidRPr="0079788B" w:rsidRDefault="00D624A2" w:rsidP="0067622B">
            <w:pPr>
              <w:jc w:val="center"/>
              <w:rPr>
                <w:rFonts w:ascii="Arial" w:hAnsi="Arial" w:cs="Arial"/>
                <w:strike/>
                <w:sz w:val="18"/>
                <w:szCs w:val="18"/>
              </w:rPr>
            </w:pPr>
            <w:r w:rsidRPr="0079788B">
              <w:rPr>
                <w:rFonts w:ascii="Arial" w:hAnsi="Arial" w:cs="Arial"/>
                <w:sz w:val="18"/>
                <w:szCs w:val="18"/>
              </w:rPr>
              <w:t>High</w:t>
            </w:r>
          </w:p>
        </w:tc>
        <w:tc>
          <w:tcPr>
            <w:tcW w:w="0" w:type="auto"/>
            <w:vAlign w:val="center"/>
          </w:tcPr>
          <w:p w14:paraId="54BDFBED" w14:textId="77777777" w:rsidR="00D624A2" w:rsidRPr="0079788B" w:rsidRDefault="00D624A2" w:rsidP="0067622B">
            <w:pPr>
              <w:rPr>
                <w:rFonts w:ascii="Arial" w:hAnsi="Arial" w:cs="Arial"/>
                <w:strike/>
                <w:sz w:val="18"/>
                <w:szCs w:val="18"/>
                <w:u w:val="single"/>
              </w:rPr>
            </w:pPr>
            <w:r w:rsidRPr="0079788B">
              <w:rPr>
                <w:rFonts w:ascii="Arial" w:hAnsi="Arial" w:cs="Arial"/>
                <w:sz w:val="18"/>
                <w:szCs w:val="18"/>
              </w:rPr>
              <w:t>Manufacture of weapons and ammunition, Manufacture of military fighting vehicles</w:t>
            </w:r>
          </w:p>
        </w:tc>
      </w:tr>
      <w:tr w:rsidR="00D624A2" w:rsidRPr="0079788B" w14:paraId="37D7348A" w14:textId="77777777" w:rsidTr="00BE17F3">
        <w:trPr>
          <w:trHeight w:val="424"/>
          <w:tblCellSpacing w:w="20" w:type="dxa"/>
        </w:trPr>
        <w:tc>
          <w:tcPr>
            <w:tcW w:w="490" w:type="dxa"/>
            <w:vMerge/>
            <w:shd w:val="clear" w:color="auto" w:fill="D9D9D9" w:themeFill="background1" w:themeFillShade="D9"/>
            <w:vAlign w:val="center"/>
          </w:tcPr>
          <w:p w14:paraId="3C094DD7" w14:textId="77777777" w:rsidR="00D624A2" w:rsidRPr="0079788B" w:rsidRDefault="00D624A2" w:rsidP="0067622B">
            <w:pPr>
              <w:jc w:val="center"/>
              <w:rPr>
                <w:rFonts w:ascii="Arial" w:hAnsi="Arial" w:cs="Arial"/>
                <w:b/>
                <w:bCs/>
                <w:sz w:val="18"/>
                <w:szCs w:val="18"/>
              </w:rPr>
            </w:pPr>
          </w:p>
        </w:tc>
        <w:tc>
          <w:tcPr>
            <w:tcW w:w="0" w:type="auto"/>
            <w:vAlign w:val="center"/>
          </w:tcPr>
          <w:p w14:paraId="4BFC05D9"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28, 33.12, 33.2</w:t>
            </w:r>
          </w:p>
        </w:tc>
        <w:tc>
          <w:tcPr>
            <w:tcW w:w="0" w:type="auto"/>
            <w:vAlign w:val="center"/>
          </w:tcPr>
          <w:p w14:paraId="1E794062"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2CA7AE51" w14:textId="0B995415" w:rsidR="00D624A2" w:rsidRPr="0079788B" w:rsidRDefault="00D624A2" w:rsidP="0067622B">
            <w:pPr>
              <w:rPr>
                <w:rFonts w:ascii="Arial" w:hAnsi="Arial" w:cs="Arial"/>
                <w:strike/>
                <w:sz w:val="18"/>
                <w:szCs w:val="18"/>
              </w:rPr>
            </w:pPr>
            <w:r w:rsidRPr="0079788B">
              <w:rPr>
                <w:rFonts w:ascii="Arial" w:hAnsi="Arial" w:cs="Arial"/>
                <w:sz w:val="18"/>
                <w:szCs w:val="18"/>
              </w:rPr>
              <w:t>Manufacture of machinery</w:t>
            </w:r>
            <w:ins w:id="61" w:author="Muhammad Amir" w:date="2025-07-16T16:11:00Z">
              <w:r w:rsidR="0067622B">
                <w:rPr>
                  <w:rFonts w:ascii="Arial" w:hAnsi="Arial" w:cs="Arial"/>
                  <w:sz w:val="18"/>
                  <w:szCs w:val="18"/>
                </w:rPr>
                <w:t xml:space="preserve"> </w:t>
              </w:r>
            </w:ins>
            <w:r w:rsidRPr="0079788B">
              <w:rPr>
                <w:rFonts w:ascii="Arial" w:hAnsi="Arial" w:cs="Arial"/>
                <w:sz w:val="18"/>
                <w:szCs w:val="18"/>
              </w:rPr>
              <w:t>and equipment n.e.c., Repair of machinery, Installation of industrial machinery</w:t>
            </w:r>
            <w:ins w:id="62" w:author="Muhammad Amir" w:date="2025-07-16T16:11:00Z">
              <w:r w:rsidR="0067622B">
                <w:rPr>
                  <w:rFonts w:ascii="Arial" w:hAnsi="Arial" w:cs="Arial"/>
                  <w:sz w:val="18"/>
                  <w:szCs w:val="18"/>
                </w:rPr>
                <w:t xml:space="preserve"> </w:t>
              </w:r>
            </w:ins>
            <w:r w:rsidRPr="0079788B">
              <w:rPr>
                <w:rFonts w:ascii="Arial" w:hAnsi="Arial" w:cs="Arial"/>
                <w:sz w:val="18"/>
                <w:szCs w:val="18"/>
              </w:rPr>
              <w:t>and equipment</w:t>
            </w:r>
          </w:p>
        </w:tc>
      </w:tr>
      <w:tr w:rsidR="00D624A2" w:rsidRPr="0079788B" w14:paraId="0441AC3E" w14:textId="77777777" w:rsidTr="00BE17F3">
        <w:trPr>
          <w:trHeight w:val="421"/>
          <w:tblCellSpacing w:w="20" w:type="dxa"/>
        </w:trPr>
        <w:tc>
          <w:tcPr>
            <w:tcW w:w="490" w:type="dxa"/>
            <w:vMerge w:val="restart"/>
            <w:shd w:val="clear" w:color="auto" w:fill="D9D9D9" w:themeFill="background1" w:themeFillShade="D9"/>
            <w:vAlign w:val="center"/>
          </w:tcPr>
          <w:p w14:paraId="5607672D"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19</w:t>
            </w:r>
          </w:p>
        </w:tc>
        <w:tc>
          <w:tcPr>
            <w:tcW w:w="0" w:type="auto"/>
            <w:vAlign w:val="center"/>
          </w:tcPr>
          <w:p w14:paraId="750E0967"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26.6</w:t>
            </w:r>
          </w:p>
        </w:tc>
        <w:tc>
          <w:tcPr>
            <w:tcW w:w="0" w:type="auto"/>
            <w:vAlign w:val="center"/>
          </w:tcPr>
          <w:p w14:paraId="368BAF60"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High</w:t>
            </w:r>
          </w:p>
        </w:tc>
        <w:tc>
          <w:tcPr>
            <w:tcW w:w="0" w:type="auto"/>
            <w:vAlign w:val="center"/>
          </w:tcPr>
          <w:p w14:paraId="27D3D290"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Manufacture of irradiation, electromedical and electrotherapeutic equipment</w:t>
            </w:r>
          </w:p>
        </w:tc>
      </w:tr>
      <w:tr w:rsidR="00D624A2" w:rsidRPr="0079788B" w14:paraId="2B6E86FD" w14:textId="77777777" w:rsidTr="00BE17F3">
        <w:trPr>
          <w:trHeight w:val="421"/>
          <w:tblCellSpacing w:w="20" w:type="dxa"/>
        </w:trPr>
        <w:tc>
          <w:tcPr>
            <w:tcW w:w="490" w:type="dxa"/>
            <w:vMerge/>
            <w:shd w:val="clear" w:color="auto" w:fill="D9D9D9" w:themeFill="background1" w:themeFillShade="D9"/>
            <w:vAlign w:val="center"/>
          </w:tcPr>
          <w:p w14:paraId="66797667" w14:textId="77777777" w:rsidR="00D624A2" w:rsidRPr="0079788B" w:rsidRDefault="00D624A2" w:rsidP="0067622B">
            <w:pPr>
              <w:jc w:val="center"/>
              <w:rPr>
                <w:rFonts w:ascii="Arial" w:hAnsi="Arial" w:cs="Arial"/>
                <w:b/>
                <w:bCs/>
                <w:sz w:val="18"/>
                <w:szCs w:val="18"/>
              </w:rPr>
            </w:pPr>
          </w:p>
        </w:tc>
        <w:tc>
          <w:tcPr>
            <w:tcW w:w="0" w:type="auto"/>
            <w:vAlign w:val="center"/>
          </w:tcPr>
          <w:p w14:paraId="5CC029E1"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27.2</w:t>
            </w:r>
          </w:p>
        </w:tc>
        <w:tc>
          <w:tcPr>
            <w:tcW w:w="0" w:type="auto"/>
            <w:vAlign w:val="center"/>
          </w:tcPr>
          <w:p w14:paraId="53137C1F"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High</w:t>
            </w:r>
          </w:p>
        </w:tc>
        <w:tc>
          <w:tcPr>
            <w:tcW w:w="0" w:type="auto"/>
            <w:vAlign w:val="center"/>
          </w:tcPr>
          <w:p w14:paraId="2D8D93DE" w14:textId="77777777" w:rsidR="00D624A2" w:rsidRPr="0079788B" w:rsidRDefault="00D624A2" w:rsidP="0067622B">
            <w:pPr>
              <w:rPr>
                <w:rFonts w:ascii="Arial" w:hAnsi="Arial" w:cs="Arial"/>
                <w:sz w:val="18"/>
                <w:szCs w:val="18"/>
              </w:rPr>
            </w:pPr>
            <w:r w:rsidRPr="0079788B">
              <w:rPr>
                <w:rFonts w:ascii="Arial" w:hAnsi="Arial" w:cs="Arial"/>
                <w:sz w:val="18"/>
                <w:szCs w:val="18"/>
              </w:rPr>
              <w:t>Manufacture of batteries and accumulators</w:t>
            </w:r>
          </w:p>
        </w:tc>
      </w:tr>
      <w:tr w:rsidR="00D624A2" w:rsidRPr="0079788B" w14:paraId="5CA88FDB" w14:textId="77777777" w:rsidTr="00BE17F3">
        <w:trPr>
          <w:trHeight w:val="421"/>
          <w:tblCellSpacing w:w="20" w:type="dxa"/>
        </w:trPr>
        <w:tc>
          <w:tcPr>
            <w:tcW w:w="490" w:type="dxa"/>
            <w:vMerge/>
            <w:shd w:val="clear" w:color="auto" w:fill="D9D9D9" w:themeFill="background1" w:themeFillShade="D9"/>
            <w:vAlign w:val="center"/>
          </w:tcPr>
          <w:p w14:paraId="4A3D5B7F" w14:textId="77777777" w:rsidR="00D624A2" w:rsidRPr="0079788B" w:rsidRDefault="00D624A2" w:rsidP="0067622B">
            <w:pPr>
              <w:jc w:val="center"/>
              <w:rPr>
                <w:rFonts w:ascii="Arial" w:hAnsi="Arial" w:cs="Arial"/>
                <w:b/>
                <w:bCs/>
                <w:sz w:val="18"/>
                <w:szCs w:val="18"/>
              </w:rPr>
            </w:pPr>
          </w:p>
        </w:tc>
        <w:tc>
          <w:tcPr>
            <w:tcW w:w="0" w:type="auto"/>
            <w:vAlign w:val="center"/>
          </w:tcPr>
          <w:p w14:paraId="2EEBEAD5"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26 (except from</w:t>
            </w:r>
            <w:r w:rsidRPr="0079788B" w:rsidDel="00C24446">
              <w:rPr>
                <w:rFonts w:ascii="Arial" w:hAnsi="Arial" w:cs="Arial"/>
                <w:sz w:val="18"/>
                <w:szCs w:val="18"/>
              </w:rPr>
              <w:t xml:space="preserve"> </w:t>
            </w:r>
            <w:r w:rsidRPr="0079788B">
              <w:rPr>
                <w:rFonts w:ascii="Arial" w:hAnsi="Arial" w:cs="Arial"/>
                <w:sz w:val="18"/>
                <w:szCs w:val="18"/>
              </w:rPr>
              <w:t>26.6) 27 (except from 27.2), 33.13, 33.14, 95.1</w:t>
            </w:r>
          </w:p>
        </w:tc>
        <w:tc>
          <w:tcPr>
            <w:tcW w:w="0" w:type="auto"/>
            <w:vAlign w:val="center"/>
          </w:tcPr>
          <w:p w14:paraId="2B9CC319"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37F56821" w14:textId="77777777" w:rsidR="00D624A2" w:rsidRPr="0079788B" w:rsidRDefault="00D624A2" w:rsidP="0067622B">
            <w:pPr>
              <w:rPr>
                <w:rFonts w:ascii="Arial" w:hAnsi="Arial" w:cs="Arial"/>
                <w:sz w:val="18"/>
                <w:szCs w:val="18"/>
              </w:rPr>
            </w:pPr>
            <w:r w:rsidRPr="0079788B">
              <w:rPr>
                <w:rFonts w:ascii="Arial" w:hAnsi="Arial" w:cs="Arial"/>
                <w:sz w:val="18"/>
                <w:szCs w:val="18"/>
              </w:rPr>
              <w:t>Manufacture of computer, electronic and optical products (except from Manufacture of irradiation, electromedical and electrotherapeutic equipment), Manufacture of electrical equipment (except from Manufacture of batteries and accumulators), Repair of electronic and optical equipment, Repair of electrical equipment, Repair of computers and communication equipment</w:t>
            </w:r>
          </w:p>
        </w:tc>
      </w:tr>
      <w:tr w:rsidR="00D624A2" w:rsidRPr="0079788B" w14:paraId="42E8A661" w14:textId="77777777" w:rsidTr="00BE17F3">
        <w:trPr>
          <w:trHeight w:val="464"/>
          <w:tblCellSpacing w:w="20" w:type="dxa"/>
        </w:trPr>
        <w:tc>
          <w:tcPr>
            <w:tcW w:w="490" w:type="dxa"/>
            <w:shd w:val="clear" w:color="auto" w:fill="D9D9D9" w:themeFill="background1" w:themeFillShade="D9"/>
            <w:vAlign w:val="center"/>
          </w:tcPr>
          <w:p w14:paraId="49A3A48B"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20</w:t>
            </w:r>
          </w:p>
        </w:tc>
        <w:tc>
          <w:tcPr>
            <w:tcW w:w="0" w:type="auto"/>
            <w:vAlign w:val="center"/>
          </w:tcPr>
          <w:p w14:paraId="25EC3620"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30.1, 33.15</w:t>
            </w:r>
          </w:p>
        </w:tc>
        <w:tc>
          <w:tcPr>
            <w:tcW w:w="0" w:type="auto"/>
            <w:vAlign w:val="center"/>
          </w:tcPr>
          <w:p w14:paraId="71E523FE"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High</w:t>
            </w:r>
          </w:p>
        </w:tc>
        <w:tc>
          <w:tcPr>
            <w:tcW w:w="0" w:type="auto"/>
            <w:vAlign w:val="center"/>
          </w:tcPr>
          <w:p w14:paraId="7EA2B437" w14:textId="77777777" w:rsidR="00D624A2" w:rsidRPr="0079788B" w:rsidRDefault="00D624A2" w:rsidP="0067622B">
            <w:pPr>
              <w:rPr>
                <w:rFonts w:ascii="Arial" w:hAnsi="Arial" w:cs="Arial"/>
                <w:sz w:val="18"/>
                <w:szCs w:val="18"/>
              </w:rPr>
            </w:pPr>
            <w:r w:rsidRPr="0079788B">
              <w:rPr>
                <w:rFonts w:ascii="Arial" w:hAnsi="Arial" w:cs="Arial"/>
                <w:sz w:val="18"/>
                <w:szCs w:val="18"/>
              </w:rPr>
              <w:t>Building of ships and boats, Repair and maintenance of ships and boats</w:t>
            </w:r>
          </w:p>
        </w:tc>
      </w:tr>
      <w:tr w:rsidR="00D624A2" w:rsidRPr="0079788B" w14:paraId="0A52EC95" w14:textId="77777777" w:rsidTr="00BE17F3">
        <w:trPr>
          <w:trHeight w:val="415"/>
          <w:tblCellSpacing w:w="20" w:type="dxa"/>
        </w:trPr>
        <w:tc>
          <w:tcPr>
            <w:tcW w:w="490" w:type="dxa"/>
            <w:shd w:val="clear" w:color="auto" w:fill="D9D9D9" w:themeFill="background1" w:themeFillShade="D9"/>
            <w:vAlign w:val="center"/>
          </w:tcPr>
          <w:p w14:paraId="7243AF93"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21</w:t>
            </w:r>
          </w:p>
        </w:tc>
        <w:tc>
          <w:tcPr>
            <w:tcW w:w="0" w:type="auto"/>
            <w:vAlign w:val="center"/>
          </w:tcPr>
          <w:p w14:paraId="29B3A087"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30.3, 33.16</w:t>
            </w:r>
          </w:p>
        </w:tc>
        <w:tc>
          <w:tcPr>
            <w:tcW w:w="0" w:type="auto"/>
            <w:vAlign w:val="center"/>
          </w:tcPr>
          <w:p w14:paraId="6B2213E9" w14:textId="77777777" w:rsidR="00D624A2" w:rsidRPr="0079788B" w:rsidRDefault="00D624A2" w:rsidP="0067622B">
            <w:pPr>
              <w:spacing w:before="80"/>
              <w:jc w:val="center"/>
              <w:rPr>
                <w:rFonts w:ascii="Arial" w:hAnsi="Arial" w:cs="Arial"/>
                <w:sz w:val="18"/>
                <w:szCs w:val="18"/>
              </w:rPr>
            </w:pPr>
            <w:r w:rsidRPr="0079788B">
              <w:rPr>
                <w:rFonts w:ascii="Arial" w:hAnsi="Arial" w:cs="Arial"/>
                <w:sz w:val="18"/>
                <w:szCs w:val="18"/>
              </w:rPr>
              <w:t>High</w:t>
            </w:r>
          </w:p>
        </w:tc>
        <w:tc>
          <w:tcPr>
            <w:tcW w:w="0" w:type="auto"/>
            <w:vAlign w:val="center"/>
          </w:tcPr>
          <w:p w14:paraId="1562CCAE" w14:textId="77777777" w:rsidR="00D624A2" w:rsidRPr="0079788B" w:rsidRDefault="00D624A2" w:rsidP="0067622B">
            <w:pPr>
              <w:spacing w:before="80"/>
              <w:rPr>
                <w:rFonts w:ascii="Arial" w:hAnsi="Arial" w:cs="Arial"/>
                <w:sz w:val="18"/>
                <w:szCs w:val="18"/>
              </w:rPr>
            </w:pPr>
            <w:r w:rsidRPr="0079788B">
              <w:rPr>
                <w:rFonts w:ascii="Arial" w:hAnsi="Arial" w:cs="Arial"/>
                <w:sz w:val="18"/>
                <w:szCs w:val="18"/>
              </w:rPr>
              <w:t>Manufacture of air and spacecraft and related machinery, Repair and maintenance of aircraft and spacecraft</w:t>
            </w:r>
          </w:p>
        </w:tc>
      </w:tr>
      <w:tr w:rsidR="00D624A2" w:rsidRPr="0079788B" w14:paraId="62EB9197" w14:textId="77777777" w:rsidTr="00BE17F3">
        <w:trPr>
          <w:trHeight w:val="570"/>
          <w:tblCellSpacing w:w="20" w:type="dxa"/>
        </w:trPr>
        <w:tc>
          <w:tcPr>
            <w:tcW w:w="490" w:type="dxa"/>
            <w:vMerge w:val="restart"/>
            <w:shd w:val="clear" w:color="auto" w:fill="D9D9D9" w:themeFill="background1" w:themeFillShade="D9"/>
            <w:vAlign w:val="center"/>
          </w:tcPr>
          <w:p w14:paraId="2A4ABA8A"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22</w:t>
            </w:r>
          </w:p>
        </w:tc>
        <w:tc>
          <w:tcPr>
            <w:tcW w:w="0" w:type="auto"/>
            <w:vAlign w:val="center"/>
          </w:tcPr>
          <w:p w14:paraId="0FE312A2"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29, 30.2, 30.91</w:t>
            </w:r>
          </w:p>
        </w:tc>
        <w:tc>
          <w:tcPr>
            <w:tcW w:w="0" w:type="auto"/>
            <w:vAlign w:val="center"/>
          </w:tcPr>
          <w:p w14:paraId="154E83CE" w14:textId="77777777" w:rsidR="00D624A2" w:rsidRPr="0079788B" w:rsidRDefault="00D624A2" w:rsidP="0067622B">
            <w:pPr>
              <w:jc w:val="center"/>
              <w:rPr>
                <w:rFonts w:ascii="Arial" w:hAnsi="Arial" w:cs="Arial"/>
                <w:strike/>
                <w:sz w:val="18"/>
                <w:szCs w:val="18"/>
              </w:rPr>
            </w:pPr>
            <w:r w:rsidRPr="0079788B">
              <w:rPr>
                <w:rFonts w:ascii="Arial" w:hAnsi="Arial" w:cs="Arial"/>
                <w:sz w:val="18"/>
                <w:szCs w:val="18"/>
              </w:rPr>
              <w:t>High</w:t>
            </w:r>
          </w:p>
        </w:tc>
        <w:tc>
          <w:tcPr>
            <w:tcW w:w="0" w:type="auto"/>
            <w:vAlign w:val="center"/>
          </w:tcPr>
          <w:p w14:paraId="00233D19" w14:textId="77777777" w:rsidR="00D624A2" w:rsidRPr="0079788B" w:rsidRDefault="00D624A2" w:rsidP="0067622B">
            <w:pPr>
              <w:rPr>
                <w:rFonts w:ascii="Arial" w:hAnsi="Arial" w:cs="Arial"/>
                <w:sz w:val="18"/>
                <w:szCs w:val="18"/>
              </w:rPr>
            </w:pPr>
            <w:r w:rsidRPr="0079788B">
              <w:rPr>
                <w:rFonts w:ascii="Arial" w:hAnsi="Arial" w:cs="Arial"/>
                <w:sz w:val="18"/>
                <w:szCs w:val="18"/>
              </w:rPr>
              <w:t>Manufacture of motor vehicles, trailers and semi-trailers, Manufacture of railway locomotives and rolling stock, Manufacture of motorcycles</w:t>
            </w:r>
          </w:p>
        </w:tc>
      </w:tr>
      <w:tr w:rsidR="00D624A2" w:rsidRPr="0079788B" w14:paraId="6177AB13" w14:textId="77777777" w:rsidTr="00BE17F3">
        <w:trPr>
          <w:trHeight w:val="541"/>
          <w:tblCellSpacing w:w="20" w:type="dxa"/>
        </w:trPr>
        <w:tc>
          <w:tcPr>
            <w:tcW w:w="490" w:type="dxa"/>
            <w:vMerge/>
            <w:shd w:val="clear" w:color="auto" w:fill="D9D9D9" w:themeFill="background1" w:themeFillShade="D9"/>
            <w:vAlign w:val="center"/>
          </w:tcPr>
          <w:p w14:paraId="023D3FD4" w14:textId="77777777" w:rsidR="00D624A2" w:rsidRPr="0079788B" w:rsidRDefault="00D624A2" w:rsidP="0067622B">
            <w:pPr>
              <w:jc w:val="center"/>
              <w:rPr>
                <w:rFonts w:ascii="Arial" w:hAnsi="Arial" w:cs="Arial"/>
                <w:b/>
                <w:bCs/>
                <w:sz w:val="18"/>
                <w:szCs w:val="18"/>
              </w:rPr>
            </w:pPr>
          </w:p>
        </w:tc>
        <w:tc>
          <w:tcPr>
            <w:tcW w:w="0" w:type="auto"/>
            <w:vAlign w:val="center"/>
          </w:tcPr>
          <w:p w14:paraId="02C64E15"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30.92, 30.99, 33.17</w:t>
            </w:r>
          </w:p>
        </w:tc>
        <w:tc>
          <w:tcPr>
            <w:tcW w:w="0" w:type="auto"/>
            <w:vAlign w:val="center"/>
          </w:tcPr>
          <w:p w14:paraId="0CAE399A"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Medium</w:t>
            </w:r>
          </w:p>
        </w:tc>
        <w:tc>
          <w:tcPr>
            <w:tcW w:w="0" w:type="auto"/>
            <w:vAlign w:val="center"/>
          </w:tcPr>
          <w:p w14:paraId="12E47560"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 xml:space="preserve">Manufacture of bicycles and invalid carriages, Manufacture of other transport equipment n.e.c., Repair and maintenance of other transport equipment (except from Maintenance and repair of motor vehicles and Sale, maintenance and repair of motorcycles and related parts and accessories – NACE 45.2 </w:t>
            </w:r>
            <w:r w:rsidRPr="0079788B">
              <w:rPr>
                <w:rFonts w:ascii="Arial" w:hAnsi="Arial" w:cs="Arial"/>
                <w:sz w:val="18"/>
                <w:szCs w:val="18"/>
                <w:lang w:val="el-GR"/>
              </w:rPr>
              <w:t>και</w:t>
            </w:r>
            <w:r w:rsidRPr="0079788B">
              <w:rPr>
                <w:rFonts w:ascii="Arial" w:hAnsi="Arial" w:cs="Arial"/>
                <w:sz w:val="18"/>
                <w:szCs w:val="18"/>
              </w:rPr>
              <w:t xml:space="preserve"> 45,4)</w:t>
            </w:r>
          </w:p>
        </w:tc>
      </w:tr>
      <w:tr w:rsidR="00D624A2" w:rsidRPr="0079788B" w14:paraId="37BA6465" w14:textId="77777777" w:rsidTr="00BE17F3">
        <w:trPr>
          <w:trHeight w:val="473"/>
          <w:tblCellSpacing w:w="20" w:type="dxa"/>
        </w:trPr>
        <w:tc>
          <w:tcPr>
            <w:tcW w:w="490" w:type="dxa"/>
            <w:shd w:val="clear" w:color="auto" w:fill="D9D9D9" w:themeFill="background1" w:themeFillShade="D9"/>
            <w:vAlign w:val="center"/>
          </w:tcPr>
          <w:p w14:paraId="46EADF52"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23</w:t>
            </w:r>
          </w:p>
        </w:tc>
        <w:tc>
          <w:tcPr>
            <w:tcW w:w="0" w:type="auto"/>
            <w:vAlign w:val="center"/>
          </w:tcPr>
          <w:p w14:paraId="3B86383D"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31, 32, 33.19</w:t>
            </w:r>
          </w:p>
        </w:tc>
        <w:tc>
          <w:tcPr>
            <w:tcW w:w="0" w:type="auto"/>
            <w:vAlign w:val="center"/>
          </w:tcPr>
          <w:p w14:paraId="272841C5"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4E6FF297" w14:textId="77777777" w:rsidR="00D624A2" w:rsidRPr="0079788B" w:rsidRDefault="00D624A2" w:rsidP="0067622B">
            <w:pPr>
              <w:rPr>
                <w:rFonts w:ascii="Arial" w:hAnsi="Arial" w:cs="Arial"/>
                <w:sz w:val="18"/>
                <w:szCs w:val="18"/>
              </w:rPr>
            </w:pPr>
            <w:r w:rsidRPr="0079788B">
              <w:rPr>
                <w:rFonts w:ascii="Arial" w:hAnsi="Arial" w:cs="Arial"/>
                <w:sz w:val="18"/>
                <w:szCs w:val="18"/>
              </w:rPr>
              <w:t xml:space="preserve">Manufacturing not elsewhere classified except from </w:t>
            </w:r>
            <w:r w:rsidRPr="0079788B">
              <w:rPr>
                <w:rFonts w:ascii="Arial" w:hAnsi="Arial" w:cs="Arial"/>
                <w:sz w:val="18"/>
                <w:szCs w:val="18"/>
                <w:lang w:val="el-GR"/>
              </w:rPr>
              <w:t>ΙΑ</w:t>
            </w:r>
            <w:r w:rsidRPr="0079788B">
              <w:rPr>
                <w:rFonts w:ascii="Arial" w:hAnsi="Arial" w:cs="Arial"/>
                <w:sz w:val="18"/>
                <w:szCs w:val="18"/>
              </w:rPr>
              <w:t>F/</w:t>
            </w:r>
            <w:r w:rsidRPr="0079788B">
              <w:rPr>
                <w:rFonts w:ascii="Arial" w:hAnsi="Arial" w:cs="Arial"/>
                <w:sz w:val="18"/>
                <w:szCs w:val="18"/>
                <w:lang w:val="el-GR"/>
              </w:rPr>
              <w:t>ΕΑ</w:t>
            </w:r>
            <w:r w:rsidRPr="0079788B">
              <w:rPr>
                <w:rFonts w:ascii="Arial" w:hAnsi="Arial" w:cs="Arial"/>
                <w:sz w:val="18"/>
                <w:szCs w:val="18"/>
              </w:rPr>
              <w:t xml:space="preserve"> 4, 5, 6, 7, 14, 15, 17, 18, 19, 20, 21, 22</w:t>
            </w:r>
          </w:p>
        </w:tc>
      </w:tr>
      <w:tr w:rsidR="00D624A2" w:rsidRPr="0079788B" w14:paraId="5840DA2B" w14:textId="77777777" w:rsidTr="00BE17F3">
        <w:trPr>
          <w:trHeight w:val="385"/>
          <w:tblCellSpacing w:w="20" w:type="dxa"/>
        </w:trPr>
        <w:tc>
          <w:tcPr>
            <w:tcW w:w="490" w:type="dxa"/>
            <w:vMerge w:val="restart"/>
            <w:shd w:val="clear" w:color="auto" w:fill="D9D9D9" w:themeFill="background1" w:themeFillShade="D9"/>
            <w:vAlign w:val="center"/>
          </w:tcPr>
          <w:p w14:paraId="04AA52DB"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24</w:t>
            </w:r>
          </w:p>
        </w:tc>
        <w:tc>
          <w:tcPr>
            <w:tcW w:w="0" w:type="auto"/>
            <w:vAlign w:val="center"/>
          </w:tcPr>
          <w:p w14:paraId="15395F12"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38.3</w:t>
            </w:r>
          </w:p>
        </w:tc>
        <w:tc>
          <w:tcPr>
            <w:tcW w:w="0" w:type="auto"/>
            <w:vAlign w:val="center"/>
          </w:tcPr>
          <w:p w14:paraId="55010244"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 xml:space="preserve">High </w:t>
            </w:r>
          </w:p>
        </w:tc>
        <w:tc>
          <w:tcPr>
            <w:tcW w:w="0" w:type="auto"/>
            <w:vAlign w:val="center"/>
          </w:tcPr>
          <w:p w14:paraId="22C0C48B" w14:textId="77777777" w:rsidR="00D624A2" w:rsidRPr="0079788B" w:rsidRDefault="00D624A2" w:rsidP="0067622B">
            <w:pPr>
              <w:rPr>
                <w:rFonts w:ascii="Arial" w:hAnsi="Arial" w:cs="Arial"/>
                <w:sz w:val="18"/>
                <w:szCs w:val="18"/>
                <w:u w:val="single"/>
              </w:rPr>
            </w:pPr>
            <w:r w:rsidRPr="0079788B">
              <w:rPr>
                <w:rFonts w:ascii="Arial" w:hAnsi="Arial" w:cs="Arial"/>
                <w:sz w:val="18"/>
                <w:szCs w:val="18"/>
                <w:u w:val="single"/>
              </w:rPr>
              <w:t>Recovery of hazardous materials, recovery of paper</w:t>
            </w:r>
          </w:p>
        </w:tc>
      </w:tr>
      <w:tr w:rsidR="00D624A2" w:rsidRPr="0079788B" w14:paraId="108E29F9" w14:textId="77777777" w:rsidTr="00BE17F3">
        <w:trPr>
          <w:trHeight w:val="385"/>
          <w:tblCellSpacing w:w="20" w:type="dxa"/>
        </w:trPr>
        <w:tc>
          <w:tcPr>
            <w:tcW w:w="490" w:type="dxa"/>
            <w:vMerge/>
            <w:shd w:val="clear" w:color="auto" w:fill="D9D9D9" w:themeFill="background1" w:themeFillShade="D9"/>
            <w:vAlign w:val="center"/>
          </w:tcPr>
          <w:p w14:paraId="4AFE7D03" w14:textId="77777777" w:rsidR="00D624A2" w:rsidRPr="0079788B" w:rsidRDefault="00D624A2" w:rsidP="0067622B">
            <w:pPr>
              <w:jc w:val="center"/>
              <w:rPr>
                <w:rFonts w:ascii="Arial" w:hAnsi="Arial" w:cs="Arial"/>
                <w:b/>
                <w:bCs/>
                <w:sz w:val="18"/>
                <w:szCs w:val="18"/>
              </w:rPr>
            </w:pPr>
          </w:p>
        </w:tc>
        <w:tc>
          <w:tcPr>
            <w:tcW w:w="0" w:type="auto"/>
            <w:vAlign w:val="center"/>
          </w:tcPr>
          <w:p w14:paraId="200EAA51"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38.3</w:t>
            </w:r>
          </w:p>
        </w:tc>
        <w:tc>
          <w:tcPr>
            <w:tcW w:w="0" w:type="auto"/>
            <w:vAlign w:val="center"/>
          </w:tcPr>
          <w:p w14:paraId="6DA8B12D"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7BA1FDAF" w14:textId="77777777" w:rsidR="00D624A2" w:rsidRPr="0079788B" w:rsidRDefault="00D624A2" w:rsidP="0067622B">
            <w:pPr>
              <w:rPr>
                <w:rFonts w:ascii="Arial" w:hAnsi="Arial" w:cs="Arial"/>
                <w:sz w:val="18"/>
                <w:szCs w:val="18"/>
              </w:rPr>
            </w:pPr>
            <w:r w:rsidRPr="0079788B">
              <w:rPr>
                <w:rFonts w:ascii="Arial" w:hAnsi="Arial" w:cs="Arial"/>
                <w:sz w:val="18"/>
                <w:szCs w:val="18"/>
              </w:rPr>
              <w:t xml:space="preserve">Recovery of non hazardous materials </w:t>
            </w:r>
          </w:p>
        </w:tc>
      </w:tr>
      <w:tr w:rsidR="00D624A2" w:rsidRPr="0079788B" w14:paraId="69BB197E" w14:textId="77777777" w:rsidTr="00BE17F3">
        <w:trPr>
          <w:trHeight w:val="391"/>
          <w:tblCellSpacing w:w="20" w:type="dxa"/>
        </w:trPr>
        <w:tc>
          <w:tcPr>
            <w:tcW w:w="490" w:type="dxa"/>
            <w:vMerge w:val="restart"/>
            <w:shd w:val="clear" w:color="auto" w:fill="D9D9D9" w:themeFill="background1" w:themeFillShade="D9"/>
            <w:vAlign w:val="center"/>
          </w:tcPr>
          <w:p w14:paraId="38ECF1A0"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25</w:t>
            </w:r>
          </w:p>
        </w:tc>
        <w:tc>
          <w:tcPr>
            <w:tcW w:w="0" w:type="auto"/>
            <w:vAlign w:val="center"/>
          </w:tcPr>
          <w:p w14:paraId="74FE5B7E" w14:textId="77777777" w:rsidR="00D624A2" w:rsidRPr="0079788B" w:rsidRDefault="00D624A2" w:rsidP="0067622B">
            <w:pPr>
              <w:jc w:val="center"/>
              <w:rPr>
                <w:rFonts w:ascii="Arial" w:hAnsi="Arial" w:cs="Arial"/>
                <w:sz w:val="18"/>
                <w:szCs w:val="18"/>
                <w:lang w:val="el-GR"/>
              </w:rPr>
            </w:pPr>
            <w:r w:rsidRPr="0079788B">
              <w:rPr>
                <w:rFonts w:ascii="Arial" w:hAnsi="Arial" w:cs="Arial"/>
                <w:sz w:val="18"/>
                <w:szCs w:val="18"/>
              </w:rPr>
              <w:t>35.1</w:t>
            </w:r>
            <w:r w:rsidRPr="0079788B">
              <w:rPr>
                <w:rFonts w:ascii="Arial" w:hAnsi="Arial" w:cs="Arial"/>
                <w:sz w:val="18"/>
                <w:szCs w:val="18"/>
                <w:lang w:val="el-GR"/>
              </w:rPr>
              <w:t>1, 35.12, 35.13</w:t>
            </w:r>
          </w:p>
        </w:tc>
        <w:tc>
          <w:tcPr>
            <w:tcW w:w="0" w:type="auto"/>
            <w:vAlign w:val="center"/>
          </w:tcPr>
          <w:p w14:paraId="5D08DED7"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High</w:t>
            </w:r>
          </w:p>
        </w:tc>
        <w:tc>
          <w:tcPr>
            <w:tcW w:w="0" w:type="auto"/>
            <w:vAlign w:val="center"/>
          </w:tcPr>
          <w:p w14:paraId="3859D7DD" w14:textId="77777777" w:rsidR="00D624A2" w:rsidRPr="0079788B" w:rsidRDefault="00D624A2" w:rsidP="0067622B">
            <w:pPr>
              <w:rPr>
                <w:rFonts w:ascii="Arial" w:hAnsi="Arial" w:cs="Arial"/>
                <w:sz w:val="18"/>
                <w:szCs w:val="18"/>
              </w:rPr>
            </w:pPr>
            <w:r w:rsidRPr="0079788B">
              <w:rPr>
                <w:rFonts w:ascii="Arial" w:hAnsi="Arial" w:cs="Arial"/>
                <w:sz w:val="18"/>
                <w:szCs w:val="18"/>
              </w:rPr>
              <w:t>Production of electricity, Transmission of electricity, Distribution of electricity</w:t>
            </w:r>
          </w:p>
        </w:tc>
      </w:tr>
      <w:tr w:rsidR="00D624A2" w:rsidRPr="0079788B" w14:paraId="4B4F408C" w14:textId="77777777" w:rsidTr="00BE17F3">
        <w:trPr>
          <w:trHeight w:val="391"/>
          <w:tblCellSpacing w:w="20" w:type="dxa"/>
        </w:trPr>
        <w:tc>
          <w:tcPr>
            <w:tcW w:w="490" w:type="dxa"/>
            <w:vMerge/>
            <w:shd w:val="clear" w:color="auto" w:fill="D9D9D9" w:themeFill="background1" w:themeFillShade="D9"/>
            <w:vAlign w:val="center"/>
          </w:tcPr>
          <w:p w14:paraId="49CDD94E" w14:textId="77777777" w:rsidR="00D624A2" w:rsidRPr="0079788B" w:rsidRDefault="00D624A2" w:rsidP="0067622B">
            <w:pPr>
              <w:jc w:val="center"/>
              <w:rPr>
                <w:rFonts w:ascii="Arial" w:hAnsi="Arial" w:cs="Arial"/>
                <w:b/>
                <w:bCs/>
                <w:sz w:val="18"/>
                <w:szCs w:val="18"/>
              </w:rPr>
            </w:pPr>
          </w:p>
        </w:tc>
        <w:tc>
          <w:tcPr>
            <w:tcW w:w="0" w:type="auto"/>
            <w:vAlign w:val="center"/>
          </w:tcPr>
          <w:p w14:paraId="791659B4" w14:textId="77777777" w:rsidR="00D624A2" w:rsidRPr="0079788B" w:rsidRDefault="00D624A2" w:rsidP="0067622B">
            <w:pPr>
              <w:jc w:val="center"/>
              <w:rPr>
                <w:rFonts w:ascii="Arial" w:hAnsi="Arial" w:cs="Arial"/>
                <w:sz w:val="18"/>
                <w:szCs w:val="18"/>
                <w:lang w:val="el-GR"/>
              </w:rPr>
            </w:pPr>
            <w:r w:rsidRPr="0079788B">
              <w:rPr>
                <w:rFonts w:ascii="Arial" w:hAnsi="Arial" w:cs="Arial"/>
                <w:sz w:val="18"/>
                <w:szCs w:val="18"/>
                <w:lang w:val="el-GR"/>
              </w:rPr>
              <w:t>35.14</w:t>
            </w:r>
          </w:p>
        </w:tc>
        <w:tc>
          <w:tcPr>
            <w:tcW w:w="0" w:type="auto"/>
            <w:vAlign w:val="center"/>
          </w:tcPr>
          <w:p w14:paraId="697C3C75" w14:textId="77777777" w:rsidR="00D624A2" w:rsidRPr="0079788B" w:rsidRDefault="00D624A2" w:rsidP="0067622B">
            <w:pPr>
              <w:jc w:val="center"/>
              <w:rPr>
                <w:rFonts w:ascii="Arial" w:hAnsi="Arial" w:cs="Arial"/>
                <w:sz w:val="18"/>
                <w:szCs w:val="18"/>
                <w:lang w:val="el-GR"/>
              </w:rPr>
            </w:pPr>
            <w:r w:rsidRPr="0079788B">
              <w:rPr>
                <w:rFonts w:ascii="Arial" w:hAnsi="Arial" w:cs="Arial"/>
                <w:sz w:val="18"/>
                <w:szCs w:val="18"/>
                <w:lang w:val="el-GR"/>
              </w:rPr>
              <w:t>Medium</w:t>
            </w:r>
          </w:p>
        </w:tc>
        <w:tc>
          <w:tcPr>
            <w:tcW w:w="0" w:type="auto"/>
            <w:vAlign w:val="center"/>
          </w:tcPr>
          <w:p w14:paraId="5E284E43" w14:textId="77777777" w:rsidR="00D624A2" w:rsidRPr="0079788B" w:rsidRDefault="00D624A2" w:rsidP="0067622B">
            <w:pPr>
              <w:rPr>
                <w:rFonts w:ascii="Arial" w:hAnsi="Arial" w:cs="Arial"/>
                <w:sz w:val="18"/>
                <w:szCs w:val="18"/>
                <w:lang w:val="el-GR"/>
              </w:rPr>
            </w:pPr>
            <w:r w:rsidRPr="0079788B">
              <w:rPr>
                <w:rFonts w:ascii="Arial" w:hAnsi="Arial" w:cs="Arial"/>
                <w:sz w:val="18"/>
                <w:szCs w:val="18"/>
              </w:rPr>
              <w:t>Trade of electricity</w:t>
            </w:r>
          </w:p>
        </w:tc>
      </w:tr>
      <w:tr w:rsidR="00D624A2" w:rsidRPr="0079788B" w14:paraId="07A6D0A4" w14:textId="77777777" w:rsidTr="00BE17F3">
        <w:trPr>
          <w:trHeight w:val="411"/>
          <w:tblCellSpacing w:w="20" w:type="dxa"/>
        </w:trPr>
        <w:tc>
          <w:tcPr>
            <w:tcW w:w="490" w:type="dxa"/>
            <w:shd w:val="clear" w:color="auto" w:fill="D9D9D9" w:themeFill="background1" w:themeFillShade="D9"/>
            <w:vAlign w:val="center"/>
          </w:tcPr>
          <w:p w14:paraId="3A6C1D64"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26</w:t>
            </w:r>
          </w:p>
        </w:tc>
        <w:tc>
          <w:tcPr>
            <w:tcW w:w="0" w:type="auto"/>
            <w:vAlign w:val="center"/>
          </w:tcPr>
          <w:p w14:paraId="60B059B2"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35.2</w:t>
            </w:r>
          </w:p>
        </w:tc>
        <w:tc>
          <w:tcPr>
            <w:tcW w:w="0" w:type="auto"/>
            <w:vAlign w:val="center"/>
          </w:tcPr>
          <w:p w14:paraId="686DEFBB"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High</w:t>
            </w:r>
          </w:p>
        </w:tc>
        <w:tc>
          <w:tcPr>
            <w:tcW w:w="0" w:type="auto"/>
            <w:vAlign w:val="center"/>
          </w:tcPr>
          <w:p w14:paraId="5C92D29E" w14:textId="77777777" w:rsidR="00D624A2" w:rsidRPr="0079788B" w:rsidRDefault="00D624A2" w:rsidP="0067622B">
            <w:pPr>
              <w:rPr>
                <w:rFonts w:ascii="Arial" w:hAnsi="Arial" w:cs="Arial"/>
                <w:sz w:val="18"/>
                <w:szCs w:val="18"/>
              </w:rPr>
            </w:pPr>
            <w:r w:rsidRPr="0079788B">
              <w:rPr>
                <w:rFonts w:ascii="Arial" w:hAnsi="Arial" w:cs="Arial"/>
                <w:sz w:val="18"/>
                <w:szCs w:val="18"/>
              </w:rPr>
              <w:t>Manufacture of gas; distribution of gaseous fuels through mains</w:t>
            </w:r>
          </w:p>
        </w:tc>
      </w:tr>
      <w:tr w:rsidR="00D624A2" w:rsidRPr="0079788B" w14:paraId="65B85F39" w14:textId="77777777" w:rsidTr="00BE17F3">
        <w:trPr>
          <w:trHeight w:val="416"/>
          <w:tblCellSpacing w:w="20" w:type="dxa"/>
        </w:trPr>
        <w:tc>
          <w:tcPr>
            <w:tcW w:w="490" w:type="dxa"/>
            <w:shd w:val="clear" w:color="auto" w:fill="D9D9D9" w:themeFill="background1" w:themeFillShade="D9"/>
            <w:vAlign w:val="center"/>
          </w:tcPr>
          <w:p w14:paraId="259EE3DE"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27</w:t>
            </w:r>
          </w:p>
        </w:tc>
        <w:tc>
          <w:tcPr>
            <w:tcW w:w="0" w:type="auto"/>
            <w:vAlign w:val="center"/>
          </w:tcPr>
          <w:p w14:paraId="5B988FA4"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35.3, 36</w:t>
            </w:r>
          </w:p>
        </w:tc>
        <w:tc>
          <w:tcPr>
            <w:tcW w:w="0" w:type="auto"/>
            <w:vAlign w:val="center"/>
          </w:tcPr>
          <w:p w14:paraId="06CB782C"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46CDF18C" w14:textId="77777777" w:rsidR="00D624A2" w:rsidRPr="0079788B" w:rsidRDefault="00D624A2" w:rsidP="0067622B">
            <w:pPr>
              <w:rPr>
                <w:rFonts w:ascii="Arial" w:hAnsi="Arial" w:cs="Arial"/>
                <w:sz w:val="18"/>
                <w:szCs w:val="18"/>
              </w:rPr>
            </w:pPr>
            <w:r w:rsidRPr="0079788B">
              <w:rPr>
                <w:rFonts w:ascii="Arial" w:hAnsi="Arial" w:cs="Arial"/>
                <w:sz w:val="18"/>
                <w:szCs w:val="18"/>
              </w:rPr>
              <w:t>Water supply</w:t>
            </w:r>
          </w:p>
        </w:tc>
      </w:tr>
      <w:tr w:rsidR="00D624A2" w:rsidRPr="0079788B" w14:paraId="76494A31" w14:textId="77777777" w:rsidTr="00BE17F3">
        <w:trPr>
          <w:trHeight w:val="651"/>
          <w:tblCellSpacing w:w="20" w:type="dxa"/>
        </w:trPr>
        <w:tc>
          <w:tcPr>
            <w:tcW w:w="490" w:type="dxa"/>
            <w:shd w:val="clear" w:color="auto" w:fill="D9D9D9" w:themeFill="background1" w:themeFillShade="D9"/>
            <w:vAlign w:val="center"/>
          </w:tcPr>
          <w:p w14:paraId="6D2A05F7"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28</w:t>
            </w:r>
          </w:p>
        </w:tc>
        <w:tc>
          <w:tcPr>
            <w:tcW w:w="0" w:type="auto"/>
            <w:vAlign w:val="center"/>
          </w:tcPr>
          <w:p w14:paraId="0033C307"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41, 42, 43</w:t>
            </w:r>
          </w:p>
        </w:tc>
        <w:tc>
          <w:tcPr>
            <w:tcW w:w="0" w:type="auto"/>
            <w:vAlign w:val="center"/>
          </w:tcPr>
          <w:p w14:paraId="5CCDA567"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High</w:t>
            </w:r>
          </w:p>
        </w:tc>
        <w:tc>
          <w:tcPr>
            <w:tcW w:w="0" w:type="auto"/>
            <w:vAlign w:val="center"/>
          </w:tcPr>
          <w:p w14:paraId="584F53A8" w14:textId="77777777" w:rsidR="00D624A2" w:rsidRPr="0079788B" w:rsidRDefault="00D624A2" w:rsidP="0067622B">
            <w:pPr>
              <w:rPr>
                <w:rFonts w:ascii="Arial" w:hAnsi="Arial" w:cs="Arial"/>
                <w:strike/>
                <w:sz w:val="18"/>
                <w:szCs w:val="18"/>
              </w:rPr>
            </w:pPr>
            <w:r w:rsidRPr="0079788B">
              <w:rPr>
                <w:rFonts w:ascii="Arial" w:hAnsi="Arial" w:cs="Arial"/>
                <w:sz w:val="18"/>
                <w:szCs w:val="18"/>
              </w:rPr>
              <w:t>Construction</w:t>
            </w:r>
          </w:p>
        </w:tc>
      </w:tr>
      <w:tr w:rsidR="00D624A2" w:rsidRPr="0079788B" w14:paraId="3EA26521" w14:textId="77777777" w:rsidTr="00BE17F3">
        <w:trPr>
          <w:trHeight w:val="454"/>
          <w:tblCellSpacing w:w="20" w:type="dxa"/>
        </w:trPr>
        <w:tc>
          <w:tcPr>
            <w:tcW w:w="490" w:type="dxa"/>
            <w:vMerge w:val="restart"/>
            <w:shd w:val="clear" w:color="auto" w:fill="D9D9D9" w:themeFill="background1" w:themeFillShade="D9"/>
            <w:vAlign w:val="center"/>
          </w:tcPr>
          <w:p w14:paraId="74B024CC"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29</w:t>
            </w:r>
          </w:p>
        </w:tc>
        <w:tc>
          <w:tcPr>
            <w:tcW w:w="0" w:type="auto"/>
            <w:vAlign w:val="center"/>
          </w:tcPr>
          <w:p w14:paraId="24808EA3"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46.71, 46.75</w:t>
            </w:r>
          </w:p>
        </w:tc>
        <w:tc>
          <w:tcPr>
            <w:tcW w:w="0" w:type="auto"/>
            <w:vAlign w:val="center"/>
          </w:tcPr>
          <w:p w14:paraId="72ECC5AC"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 xml:space="preserve">High </w:t>
            </w:r>
          </w:p>
        </w:tc>
        <w:tc>
          <w:tcPr>
            <w:tcW w:w="0" w:type="auto"/>
            <w:vAlign w:val="center"/>
          </w:tcPr>
          <w:p w14:paraId="00685C1D"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Wholesale of solid, liquid and gaseous fuels and related products, Wholesale of chemical products</w:t>
            </w:r>
          </w:p>
        </w:tc>
      </w:tr>
      <w:tr w:rsidR="00D624A2" w:rsidRPr="0079788B" w14:paraId="21CA0F30" w14:textId="77777777" w:rsidTr="00BE17F3">
        <w:trPr>
          <w:trHeight w:val="603"/>
          <w:tblCellSpacing w:w="20" w:type="dxa"/>
        </w:trPr>
        <w:tc>
          <w:tcPr>
            <w:tcW w:w="490" w:type="dxa"/>
            <w:vMerge/>
            <w:shd w:val="clear" w:color="auto" w:fill="D9D9D9" w:themeFill="background1" w:themeFillShade="D9"/>
            <w:vAlign w:val="center"/>
          </w:tcPr>
          <w:p w14:paraId="770E7D5A" w14:textId="77777777" w:rsidR="00D624A2" w:rsidRPr="0079788B" w:rsidRDefault="00D624A2" w:rsidP="0067622B">
            <w:pPr>
              <w:jc w:val="center"/>
              <w:rPr>
                <w:rFonts w:ascii="Arial" w:hAnsi="Arial" w:cs="Arial"/>
                <w:b/>
                <w:bCs/>
                <w:sz w:val="18"/>
                <w:szCs w:val="18"/>
              </w:rPr>
            </w:pPr>
          </w:p>
        </w:tc>
        <w:tc>
          <w:tcPr>
            <w:tcW w:w="0" w:type="auto"/>
            <w:vAlign w:val="center"/>
          </w:tcPr>
          <w:p w14:paraId="01EBD02C"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45.2, 45.4, 47.3, 95.2</w:t>
            </w:r>
          </w:p>
        </w:tc>
        <w:tc>
          <w:tcPr>
            <w:tcW w:w="0" w:type="auto"/>
            <w:vAlign w:val="center"/>
          </w:tcPr>
          <w:p w14:paraId="4E9DDFCE"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Medium</w:t>
            </w:r>
          </w:p>
        </w:tc>
        <w:tc>
          <w:tcPr>
            <w:tcW w:w="0" w:type="auto"/>
            <w:vAlign w:val="center"/>
          </w:tcPr>
          <w:p w14:paraId="199FC80B"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Maintenance and repair of motor vehicles, Sale, maintenance and repair of motorcycles and related parts and accessories, Retail sale of automotive fuel in specialised stores, Repair of personal and household goods</w:t>
            </w:r>
          </w:p>
        </w:tc>
      </w:tr>
      <w:tr w:rsidR="00D624A2" w:rsidRPr="0079788B" w14:paraId="3BAE2035" w14:textId="77777777" w:rsidTr="00BE17F3">
        <w:trPr>
          <w:trHeight w:val="404"/>
          <w:tblCellSpacing w:w="20" w:type="dxa"/>
        </w:trPr>
        <w:tc>
          <w:tcPr>
            <w:tcW w:w="490" w:type="dxa"/>
            <w:vMerge/>
            <w:shd w:val="clear" w:color="auto" w:fill="D9D9D9" w:themeFill="background1" w:themeFillShade="D9"/>
            <w:vAlign w:val="center"/>
          </w:tcPr>
          <w:p w14:paraId="5FB558F6" w14:textId="77777777" w:rsidR="00D624A2" w:rsidRPr="0079788B" w:rsidRDefault="00D624A2" w:rsidP="0067622B">
            <w:pPr>
              <w:jc w:val="center"/>
              <w:rPr>
                <w:rFonts w:ascii="Arial" w:hAnsi="Arial" w:cs="Arial"/>
                <w:b/>
                <w:bCs/>
                <w:sz w:val="18"/>
                <w:szCs w:val="18"/>
              </w:rPr>
            </w:pPr>
          </w:p>
        </w:tc>
        <w:tc>
          <w:tcPr>
            <w:tcW w:w="0" w:type="auto"/>
            <w:vAlign w:val="center"/>
          </w:tcPr>
          <w:p w14:paraId="4B22BBDE" w14:textId="77777777" w:rsidR="00D624A2" w:rsidRPr="0079788B" w:rsidRDefault="00D624A2" w:rsidP="0067622B">
            <w:pPr>
              <w:jc w:val="center"/>
              <w:rPr>
                <w:rFonts w:ascii="Arial" w:hAnsi="Arial" w:cs="Arial"/>
                <w:sz w:val="18"/>
                <w:szCs w:val="18"/>
              </w:rPr>
            </w:pPr>
          </w:p>
          <w:p w14:paraId="0E8E2013"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45 (except from</w:t>
            </w:r>
            <w:r w:rsidRPr="0079788B" w:rsidDel="00C24446">
              <w:rPr>
                <w:rFonts w:ascii="Arial" w:hAnsi="Arial" w:cs="Arial"/>
                <w:sz w:val="18"/>
                <w:szCs w:val="18"/>
              </w:rPr>
              <w:t xml:space="preserve"> </w:t>
            </w:r>
            <w:r w:rsidRPr="0079788B">
              <w:rPr>
                <w:rFonts w:ascii="Arial" w:hAnsi="Arial" w:cs="Arial"/>
                <w:sz w:val="18"/>
                <w:szCs w:val="18"/>
              </w:rPr>
              <w:t>45.2, 45.4), 46 (except from</w:t>
            </w:r>
            <w:r w:rsidRPr="0079788B" w:rsidDel="00C24446">
              <w:rPr>
                <w:rFonts w:ascii="Arial" w:hAnsi="Arial" w:cs="Arial"/>
                <w:sz w:val="18"/>
                <w:szCs w:val="18"/>
              </w:rPr>
              <w:t xml:space="preserve"> </w:t>
            </w:r>
            <w:r w:rsidRPr="0079788B">
              <w:rPr>
                <w:rFonts w:ascii="Arial" w:hAnsi="Arial" w:cs="Arial"/>
                <w:sz w:val="18"/>
                <w:szCs w:val="18"/>
              </w:rPr>
              <w:t>46.71, 46.75), 47 (except from</w:t>
            </w:r>
            <w:r w:rsidRPr="0079788B" w:rsidDel="00C24446">
              <w:rPr>
                <w:rFonts w:ascii="Arial" w:hAnsi="Arial" w:cs="Arial"/>
                <w:sz w:val="18"/>
                <w:szCs w:val="18"/>
              </w:rPr>
              <w:t xml:space="preserve"> </w:t>
            </w:r>
            <w:r w:rsidRPr="0079788B">
              <w:rPr>
                <w:rFonts w:ascii="Arial" w:hAnsi="Arial" w:cs="Arial"/>
                <w:sz w:val="18"/>
                <w:szCs w:val="18"/>
              </w:rPr>
              <w:t>47.3)</w:t>
            </w:r>
          </w:p>
          <w:p w14:paraId="7D712601" w14:textId="77777777" w:rsidR="00D624A2" w:rsidRPr="0079788B" w:rsidRDefault="00D624A2" w:rsidP="0067622B">
            <w:pPr>
              <w:jc w:val="center"/>
              <w:rPr>
                <w:rFonts w:ascii="Arial" w:hAnsi="Arial" w:cs="Arial"/>
                <w:sz w:val="18"/>
                <w:szCs w:val="18"/>
              </w:rPr>
            </w:pPr>
          </w:p>
        </w:tc>
        <w:tc>
          <w:tcPr>
            <w:tcW w:w="0" w:type="auto"/>
            <w:vAlign w:val="center"/>
          </w:tcPr>
          <w:p w14:paraId="78CC01E6"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Low</w:t>
            </w:r>
          </w:p>
        </w:tc>
        <w:tc>
          <w:tcPr>
            <w:tcW w:w="0" w:type="auto"/>
            <w:vAlign w:val="center"/>
          </w:tcPr>
          <w:p w14:paraId="4571D967" w14:textId="77777777" w:rsidR="00D624A2" w:rsidRPr="0079788B" w:rsidRDefault="00D624A2" w:rsidP="0067622B">
            <w:pPr>
              <w:rPr>
                <w:rFonts w:ascii="Arial" w:hAnsi="Arial" w:cs="Arial"/>
                <w:sz w:val="18"/>
                <w:szCs w:val="18"/>
              </w:rPr>
            </w:pPr>
            <w:r w:rsidRPr="0079788B">
              <w:rPr>
                <w:rFonts w:ascii="Arial" w:hAnsi="Arial" w:cs="Arial"/>
                <w:sz w:val="18"/>
                <w:szCs w:val="18"/>
              </w:rPr>
              <w:t>Wholesale and retail trade and repair of motor vehicles and motorcycles (except from Maintenance and repair of motor vehicles and Sale, maintenance and repair of motorcycles and related parts and accessories), Wholesale trade, except of motor vehicles and motorcycles (except from Wholesale of solid, liquid and gaseous fuels and related products, Wholesale of chemical products), Retail trade, except of motor vehicles and motorcycles (except from Retail sale of automotive fuel in specialised stores)</w:t>
            </w:r>
          </w:p>
        </w:tc>
      </w:tr>
      <w:tr w:rsidR="00D624A2" w:rsidRPr="0079788B" w14:paraId="29053BAD" w14:textId="77777777" w:rsidTr="00BE17F3">
        <w:trPr>
          <w:trHeight w:val="393"/>
          <w:tblCellSpacing w:w="20" w:type="dxa"/>
        </w:trPr>
        <w:tc>
          <w:tcPr>
            <w:tcW w:w="490" w:type="dxa"/>
            <w:vMerge w:val="restart"/>
            <w:shd w:val="clear" w:color="auto" w:fill="D9D9D9" w:themeFill="background1" w:themeFillShade="D9"/>
            <w:vAlign w:val="center"/>
          </w:tcPr>
          <w:p w14:paraId="2216584A"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30</w:t>
            </w:r>
          </w:p>
        </w:tc>
        <w:tc>
          <w:tcPr>
            <w:tcW w:w="0" w:type="auto"/>
            <w:vAlign w:val="center"/>
          </w:tcPr>
          <w:p w14:paraId="4E45C9DA"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55 (except from</w:t>
            </w:r>
            <w:r w:rsidRPr="0079788B" w:rsidDel="00C24446">
              <w:rPr>
                <w:rFonts w:ascii="Arial" w:hAnsi="Arial" w:cs="Arial"/>
                <w:sz w:val="18"/>
                <w:szCs w:val="18"/>
              </w:rPr>
              <w:t xml:space="preserve"> </w:t>
            </w:r>
            <w:r w:rsidRPr="0079788B">
              <w:rPr>
                <w:rFonts w:ascii="Arial" w:hAnsi="Arial" w:cs="Arial"/>
                <w:sz w:val="18"/>
                <w:szCs w:val="18"/>
              </w:rPr>
              <w:t>55.3)</w:t>
            </w:r>
          </w:p>
        </w:tc>
        <w:tc>
          <w:tcPr>
            <w:tcW w:w="0" w:type="auto"/>
            <w:vAlign w:val="center"/>
          </w:tcPr>
          <w:p w14:paraId="665D8829"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Medium</w:t>
            </w:r>
          </w:p>
        </w:tc>
        <w:tc>
          <w:tcPr>
            <w:tcW w:w="0" w:type="auto"/>
            <w:vAlign w:val="center"/>
          </w:tcPr>
          <w:p w14:paraId="2D3D702D"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Accommodation facilities except from Camping grounds, recreational vehicle parks and trailer parks</w:t>
            </w:r>
          </w:p>
        </w:tc>
      </w:tr>
      <w:tr w:rsidR="00D624A2" w:rsidRPr="0079788B" w14:paraId="3E2D6411" w14:textId="77777777" w:rsidTr="00BE17F3">
        <w:trPr>
          <w:trHeight w:val="393"/>
          <w:tblCellSpacing w:w="20" w:type="dxa"/>
        </w:trPr>
        <w:tc>
          <w:tcPr>
            <w:tcW w:w="490" w:type="dxa"/>
            <w:vMerge/>
            <w:shd w:val="clear" w:color="auto" w:fill="D9D9D9" w:themeFill="background1" w:themeFillShade="D9"/>
            <w:vAlign w:val="center"/>
          </w:tcPr>
          <w:p w14:paraId="48CF20B5" w14:textId="77777777" w:rsidR="00D624A2" w:rsidRPr="0079788B" w:rsidRDefault="00D624A2" w:rsidP="0067622B">
            <w:pPr>
              <w:jc w:val="center"/>
              <w:rPr>
                <w:rFonts w:ascii="Arial" w:hAnsi="Arial" w:cs="Arial"/>
                <w:b/>
                <w:bCs/>
                <w:sz w:val="18"/>
                <w:szCs w:val="18"/>
              </w:rPr>
            </w:pPr>
          </w:p>
        </w:tc>
        <w:tc>
          <w:tcPr>
            <w:tcW w:w="0" w:type="auto"/>
            <w:vAlign w:val="center"/>
          </w:tcPr>
          <w:p w14:paraId="4D2696D2"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56, 55.3</w:t>
            </w:r>
          </w:p>
        </w:tc>
        <w:tc>
          <w:tcPr>
            <w:tcW w:w="0" w:type="auto"/>
            <w:vAlign w:val="center"/>
          </w:tcPr>
          <w:p w14:paraId="5C74D2AD" w14:textId="77777777" w:rsidR="00D624A2" w:rsidRPr="0079788B" w:rsidRDefault="00D624A2" w:rsidP="0067622B">
            <w:pPr>
              <w:jc w:val="center"/>
              <w:rPr>
                <w:rFonts w:ascii="Arial" w:hAnsi="Arial" w:cs="Arial"/>
                <w:strike/>
                <w:sz w:val="18"/>
                <w:szCs w:val="18"/>
              </w:rPr>
            </w:pPr>
            <w:r w:rsidRPr="0079788B">
              <w:rPr>
                <w:rFonts w:ascii="Arial" w:hAnsi="Arial" w:cs="Arial"/>
                <w:sz w:val="18"/>
                <w:szCs w:val="18"/>
              </w:rPr>
              <w:t>Low</w:t>
            </w:r>
          </w:p>
        </w:tc>
        <w:tc>
          <w:tcPr>
            <w:tcW w:w="0" w:type="auto"/>
            <w:vAlign w:val="center"/>
          </w:tcPr>
          <w:p w14:paraId="08C30F44" w14:textId="77777777" w:rsidR="00D624A2" w:rsidRPr="0079788B" w:rsidRDefault="00D624A2" w:rsidP="0067622B">
            <w:pPr>
              <w:rPr>
                <w:rFonts w:ascii="Arial" w:hAnsi="Arial" w:cs="Arial"/>
                <w:sz w:val="18"/>
                <w:szCs w:val="18"/>
              </w:rPr>
            </w:pPr>
            <w:r w:rsidRPr="0079788B">
              <w:rPr>
                <w:rFonts w:ascii="Arial" w:hAnsi="Arial" w:cs="Arial"/>
                <w:sz w:val="18"/>
                <w:szCs w:val="18"/>
              </w:rPr>
              <w:t>Food and beverage service activities and Camping grounds, recreational vehicle parks and trailer parks</w:t>
            </w:r>
          </w:p>
        </w:tc>
      </w:tr>
      <w:tr w:rsidR="00D624A2" w:rsidRPr="0079788B" w14:paraId="3B9AD064" w14:textId="77777777" w:rsidTr="00BE17F3">
        <w:trPr>
          <w:trHeight w:val="700"/>
          <w:tblCellSpacing w:w="20" w:type="dxa"/>
        </w:trPr>
        <w:tc>
          <w:tcPr>
            <w:tcW w:w="490" w:type="dxa"/>
            <w:vMerge w:val="restart"/>
            <w:shd w:val="clear" w:color="auto" w:fill="D9D9D9" w:themeFill="background1" w:themeFillShade="D9"/>
            <w:vAlign w:val="center"/>
          </w:tcPr>
          <w:p w14:paraId="6E64BB23"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31</w:t>
            </w:r>
          </w:p>
        </w:tc>
        <w:tc>
          <w:tcPr>
            <w:tcW w:w="0" w:type="auto"/>
            <w:vAlign w:val="center"/>
          </w:tcPr>
          <w:p w14:paraId="296C1B30"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49.2, 49.4, 49.5, 50.2, 50.4, 51.2</w:t>
            </w:r>
          </w:p>
        </w:tc>
        <w:tc>
          <w:tcPr>
            <w:tcW w:w="0" w:type="auto"/>
            <w:vAlign w:val="center"/>
          </w:tcPr>
          <w:p w14:paraId="335BC273"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High</w:t>
            </w:r>
          </w:p>
        </w:tc>
        <w:tc>
          <w:tcPr>
            <w:tcW w:w="0" w:type="auto"/>
            <w:vAlign w:val="center"/>
          </w:tcPr>
          <w:p w14:paraId="623F9097" w14:textId="77777777" w:rsidR="00D624A2" w:rsidRPr="0079788B" w:rsidRDefault="00D624A2" w:rsidP="0067622B">
            <w:pPr>
              <w:rPr>
                <w:rFonts w:ascii="Arial" w:hAnsi="Arial" w:cs="Arial"/>
                <w:strike/>
                <w:sz w:val="18"/>
                <w:szCs w:val="18"/>
              </w:rPr>
            </w:pPr>
            <w:r w:rsidRPr="0079788B">
              <w:rPr>
                <w:rFonts w:ascii="Arial" w:hAnsi="Arial" w:cs="Arial"/>
                <w:sz w:val="18"/>
                <w:szCs w:val="18"/>
              </w:rPr>
              <w:t xml:space="preserve">Transportation or storage of hazardous materials, relevant support services </w:t>
            </w:r>
          </w:p>
        </w:tc>
      </w:tr>
      <w:tr w:rsidR="00D624A2" w:rsidRPr="0079788B" w14:paraId="2DDC30AF" w14:textId="77777777" w:rsidTr="00BE17F3">
        <w:trPr>
          <w:trHeight w:val="462"/>
          <w:tblCellSpacing w:w="20" w:type="dxa"/>
        </w:trPr>
        <w:tc>
          <w:tcPr>
            <w:tcW w:w="490" w:type="dxa"/>
            <w:vMerge/>
            <w:shd w:val="clear" w:color="auto" w:fill="D9D9D9" w:themeFill="background1" w:themeFillShade="D9"/>
            <w:vAlign w:val="center"/>
          </w:tcPr>
          <w:p w14:paraId="3D395682" w14:textId="77777777" w:rsidR="00D624A2" w:rsidRPr="0079788B" w:rsidRDefault="00D624A2" w:rsidP="0067622B">
            <w:pPr>
              <w:jc w:val="center"/>
              <w:rPr>
                <w:rFonts w:ascii="Arial" w:hAnsi="Arial" w:cs="Arial"/>
                <w:b/>
                <w:bCs/>
                <w:sz w:val="18"/>
                <w:szCs w:val="18"/>
              </w:rPr>
            </w:pPr>
          </w:p>
        </w:tc>
        <w:tc>
          <w:tcPr>
            <w:tcW w:w="0" w:type="auto"/>
            <w:vAlign w:val="center"/>
          </w:tcPr>
          <w:p w14:paraId="5BB88C52"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49.2, 49.4, 49.5, 50.2, 50.4, 51.2, 52, 53</w:t>
            </w:r>
          </w:p>
        </w:tc>
        <w:tc>
          <w:tcPr>
            <w:tcW w:w="0" w:type="auto"/>
            <w:vMerge w:val="restart"/>
            <w:vAlign w:val="center"/>
          </w:tcPr>
          <w:p w14:paraId="51EC107C"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6841580F" w14:textId="77777777" w:rsidR="00D624A2" w:rsidRPr="0079788B" w:rsidRDefault="00D624A2" w:rsidP="0067622B">
            <w:pPr>
              <w:rPr>
                <w:rFonts w:ascii="Arial" w:hAnsi="Arial" w:cs="Arial"/>
                <w:strike/>
                <w:sz w:val="18"/>
                <w:szCs w:val="18"/>
              </w:rPr>
            </w:pPr>
            <w:r w:rsidRPr="0079788B">
              <w:rPr>
                <w:rFonts w:ascii="Arial" w:hAnsi="Arial" w:cs="Arial"/>
                <w:sz w:val="18"/>
                <w:szCs w:val="18"/>
              </w:rPr>
              <w:t xml:space="preserve">Transportation or storage of non hazardous materials, relevant support services </w:t>
            </w:r>
          </w:p>
        </w:tc>
      </w:tr>
      <w:tr w:rsidR="00D624A2" w:rsidRPr="0079788B" w14:paraId="7875D04F" w14:textId="77777777" w:rsidTr="00BE17F3">
        <w:trPr>
          <w:trHeight w:val="393"/>
          <w:tblCellSpacing w:w="20" w:type="dxa"/>
        </w:trPr>
        <w:tc>
          <w:tcPr>
            <w:tcW w:w="490" w:type="dxa"/>
            <w:vMerge/>
            <w:shd w:val="clear" w:color="auto" w:fill="D9D9D9" w:themeFill="background1" w:themeFillShade="D9"/>
            <w:vAlign w:val="center"/>
          </w:tcPr>
          <w:p w14:paraId="73447F5D" w14:textId="77777777" w:rsidR="00D624A2" w:rsidRPr="0079788B" w:rsidRDefault="00D624A2" w:rsidP="0067622B">
            <w:pPr>
              <w:jc w:val="center"/>
              <w:rPr>
                <w:rFonts w:ascii="Arial" w:hAnsi="Arial" w:cs="Arial"/>
                <w:b/>
                <w:bCs/>
                <w:sz w:val="18"/>
                <w:szCs w:val="18"/>
              </w:rPr>
            </w:pPr>
          </w:p>
        </w:tc>
        <w:tc>
          <w:tcPr>
            <w:tcW w:w="0" w:type="auto"/>
            <w:vAlign w:val="center"/>
          </w:tcPr>
          <w:p w14:paraId="25D7122A"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49.1, 49.3, 50.1, 50.3, 51.1</w:t>
            </w:r>
          </w:p>
        </w:tc>
        <w:tc>
          <w:tcPr>
            <w:tcW w:w="0" w:type="auto"/>
            <w:vMerge/>
            <w:vAlign w:val="center"/>
          </w:tcPr>
          <w:p w14:paraId="46E0A701" w14:textId="77777777" w:rsidR="00D624A2" w:rsidRPr="0079788B" w:rsidRDefault="00D624A2" w:rsidP="0067622B">
            <w:pPr>
              <w:jc w:val="center"/>
              <w:rPr>
                <w:rFonts w:ascii="Arial" w:hAnsi="Arial" w:cs="Arial"/>
                <w:sz w:val="18"/>
                <w:szCs w:val="18"/>
              </w:rPr>
            </w:pPr>
          </w:p>
        </w:tc>
        <w:tc>
          <w:tcPr>
            <w:tcW w:w="0" w:type="auto"/>
            <w:vAlign w:val="center"/>
          </w:tcPr>
          <w:p w14:paraId="3373B1B9" w14:textId="77777777" w:rsidR="00D624A2" w:rsidRPr="0079788B" w:rsidRDefault="00D624A2" w:rsidP="0067622B">
            <w:pPr>
              <w:rPr>
                <w:rFonts w:ascii="Arial" w:hAnsi="Arial" w:cs="Arial"/>
                <w:sz w:val="18"/>
                <w:szCs w:val="18"/>
                <w:lang w:val="el-GR"/>
              </w:rPr>
            </w:pPr>
            <w:r w:rsidRPr="0079788B">
              <w:rPr>
                <w:rFonts w:ascii="Arial" w:hAnsi="Arial" w:cs="Arial"/>
                <w:sz w:val="18"/>
                <w:szCs w:val="18"/>
              </w:rPr>
              <w:t xml:space="preserve">Passenger transportation </w:t>
            </w:r>
          </w:p>
        </w:tc>
      </w:tr>
      <w:tr w:rsidR="00D624A2" w:rsidRPr="0079788B" w14:paraId="634A4DC2" w14:textId="77777777" w:rsidTr="00BE17F3">
        <w:trPr>
          <w:trHeight w:val="329"/>
          <w:tblCellSpacing w:w="20" w:type="dxa"/>
        </w:trPr>
        <w:tc>
          <w:tcPr>
            <w:tcW w:w="490" w:type="dxa"/>
            <w:vMerge/>
            <w:shd w:val="clear" w:color="auto" w:fill="D9D9D9" w:themeFill="background1" w:themeFillShade="D9"/>
            <w:vAlign w:val="center"/>
          </w:tcPr>
          <w:p w14:paraId="5AC55930" w14:textId="77777777" w:rsidR="00D624A2" w:rsidRPr="0079788B" w:rsidRDefault="00D624A2" w:rsidP="0067622B">
            <w:pPr>
              <w:rPr>
                <w:rFonts w:ascii="Arial" w:hAnsi="Arial" w:cs="Arial"/>
                <w:b/>
                <w:bCs/>
                <w:sz w:val="18"/>
                <w:szCs w:val="18"/>
                <w:lang w:val="el-GR"/>
              </w:rPr>
            </w:pPr>
          </w:p>
        </w:tc>
        <w:tc>
          <w:tcPr>
            <w:tcW w:w="0" w:type="auto"/>
            <w:vAlign w:val="center"/>
          </w:tcPr>
          <w:p w14:paraId="5FFB7541" w14:textId="77777777" w:rsidR="00D624A2" w:rsidRPr="0079788B" w:rsidRDefault="00D624A2" w:rsidP="0067622B">
            <w:pPr>
              <w:jc w:val="center"/>
              <w:rPr>
                <w:rFonts w:ascii="Arial" w:hAnsi="Arial" w:cs="Arial"/>
                <w:sz w:val="18"/>
                <w:szCs w:val="18"/>
                <w:lang w:val="el-GR"/>
              </w:rPr>
            </w:pPr>
            <w:r w:rsidRPr="0079788B">
              <w:rPr>
                <w:rFonts w:ascii="Arial" w:hAnsi="Arial" w:cs="Arial"/>
                <w:sz w:val="18"/>
                <w:szCs w:val="18"/>
                <w:lang w:val="el-GR"/>
              </w:rPr>
              <w:t>61, 53</w:t>
            </w:r>
          </w:p>
        </w:tc>
        <w:tc>
          <w:tcPr>
            <w:tcW w:w="0" w:type="auto"/>
            <w:vAlign w:val="center"/>
          </w:tcPr>
          <w:p w14:paraId="4CCE3141" w14:textId="77777777" w:rsidR="00D624A2" w:rsidRPr="0079788B" w:rsidRDefault="00D624A2" w:rsidP="0067622B">
            <w:pPr>
              <w:jc w:val="center"/>
              <w:rPr>
                <w:rFonts w:ascii="Arial" w:hAnsi="Arial" w:cs="Arial"/>
                <w:sz w:val="18"/>
                <w:szCs w:val="18"/>
                <w:u w:val="single"/>
                <w:lang w:val="el-GR"/>
              </w:rPr>
            </w:pPr>
            <w:r w:rsidRPr="0079788B">
              <w:rPr>
                <w:rFonts w:ascii="Arial" w:hAnsi="Arial" w:cs="Arial"/>
                <w:sz w:val="18"/>
                <w:szCs w:val="18"/>
                <w:u w:val="single"/>
                <w:lang w:val="el-GR"/>
              </w:rPr>
              <w:t>Low</w:t>
            </w:r>
          </w:p>
        </w:tc>
        <w:tc>
          <w:tcPr>
            <w:tcW w:w="0" w:type="auto"/>
            <w:vAlign w:val="center"/>
          </w:tcPr>
          <w:p w14:paraId="1D446102"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Telecommunications and Postal and courier activities</w:t>
            </w:r>
          </w:p>
        </w:tc>
      </w:tr>
      <w:tr w:rsidR="00D624A2" w:rsidRPr="0079788B" w14:paraId="1BAB7058" w14:textId="77777777" w:rsidTr="00BE17F3">
        <w:trPr>
          <w:trHeight w:val="418"/>
          <w:tblCellSpacing w:w="20" w:type="dxa"/>
        </w:trPr>
        <w:tc>
          <w:tcPr>
            <w:tcW w:w="490" w:type="dxa"/>
            <w:shd w:val="clear" w:color="auto" w:fill="D9D9D9" w:themeFill="background1" w:themeFillShade="D9"/>
            <w:vAlign w:val="center"/>
          </w:tcPr>
          <w:p w14:paraId="349608FC" w14:textId="77777777" w:rsidR="00D624A2" w:rsidRPr="0079788B" w:rsidRDefault="00D624A2" w:rsidP="0067622B">
            <w:pPr>
              <w:jc w:val="center"/>
              <w:rPr>
                <w:rFonts w:ascii="Arial" w:hAnsi="Arial" w:cs="Arial"/>
                <w:b/>
                <w:bCs/>
                <w:sz w:val="18"/>
                <w:szCs w:val="18"/>
                <w:lang w:val="el-GR"/>
              </w:rPr>
            </w:pPr>
            <w:r w:rsidRPr="0079788B">
              <w:rPr>
                <w:rFonts w:ascii="Arial" w:hAnsi="Arial" w:cs="Arial"/>
                <w:b/>
                <w:bCs/>
                <w:sz w:val="18"/>
                <w:szCs w:val="18"/>
                <w:lang w:val="el-GR"/>
              </w:rPr>
              <w:t>32</w:t>
            </w:r>
          </w:p>
        </w:tc>
        <w:tc>
          <w:tcPr>
            <w:tcW w:w="0" w:type="auto"/>
            <w:vAlign w:val="center"/>
          </w:tcPr>
          <w:p w14:paraId="7AE36889" w14:textId="77777777" w:rsidR="00D624A2" w:rsidRPr="0079788B" w:rsidRDefault="00D624A2" w:rsidP="0067622B">
            <w:pPr>
              <w:jc w:val="center"/>
              <w:rPr>
                <w:rFonts w:ascii="Arial" w:hAnsi="Arial" w:cs="Arial"/>
                <w:sz w:val="18"/>
                <w:szCs w:val="18"/>
                <w:lang w:val="el-GR"/>
              </w:rPr>
            </w:pPr>
            <w:r w:rsidRPr="0079788B">
              <w:rPr>
                <w:rFonts w:ascii="Arial" w:hAnsi="Arial" w:cs="Arial"/>
                <w:sz w:val="18"/>
                <w:szCs w:val="18"/>
                <w:lang w:val="el-GR"/>
              </w:rPr>
              <w:t>64, 65, 66, 68, 77</w:t>
            </w:r>
          </w:p>
        </w:tc>
        <w:tc>
          <w:tcPr>
            <w:tcW w:w="0" w:type="auto"/>
            <w:vAlign w:val="center"/>
          </w:tcPr>
          <w:p w14:paraId="012E4A6E" w14:textId="77777777" w:rsidR="00D624A2" w:rsidRPr="0079788B" w:rsidRDefault="00D624A2" w:rsidP="0067622B">
            <w:pPr>
              <w:jc w:val="center"/>
              <w:rPr>
                <w:rFonts w:ascii="Arial" w:hAnsi="Arial" w:cs="Arial"/>
                <w:sz w:val="18"/>
                <w:szCs w:val="18"/>
                <w:lang w:val="el-GR"/>
              </w:rPr>
            </w:pPr>
            <w:r w:rsidRPr="0079788B">
              <w:rPr>
                <w:rFonts w:ascii="Arial" w:hAnsi="Arial" w:cs="Arial"/>
                <w:sz w:val="18"/>
                <w:szCs w:val="18"/>
                <w:lang w:val="el-GR"/>
              </w:rPr>
              <w:t>Low</w:t>
            </w:r>
          </w:p>
        </w:tc>
        <w:tc>
          <w:tcPr>
            <w:tcW w:w="0" w:type="auto"/>
            <w:vAlign w:val="center"/>
          </w:tcPr>
          <w:p w14:paraId="67EA1EC6" w14:textId="77777777" w:rsidR="00D624A2" w:rsidRPr="0079788B" w:rsidRDefault="00D624A2" w:rsidP="0067622B">
            <w:pPr>
              <w:rPr>
                <w:rFonts w:ascii="Arial" w:hAnsi="Arial" w:cs="Arial"/>
                <w:sz w:val="18"/>
                <w:szCs w:val="18"/>
              </w:rPr>
            </w:pPr>
            <w:r w:rsidRPr="0079788B">
              <w:rPr>
                <w:rFonts w:ascii="Arial" w:hAnsi="Arial" w:cs="Arial"/>
                <w:sz w:val="18"/>
                <w:szCs w:val="18"/>
              </w:rPr>
              <w:t>Financial intermediation; real estate; renting</w:t>
            </w:r>
          </w:p>
        </w:tc>
      </w:tr>
      <w:tr w:rsidR="00D624A2" w:rsidRPr="0079788B" w14:paraId="59980F22" w14:textId="77777777" w:rsidTr="00BE17F3">
        <w:trPr>
          <w:trHeight w:val="324"/>
          <w:tblCellSpacing w:w="20" w:type="dxa"/>
        </w:trPr>
        <w:tc>
          <w:tcPr>
            <w:tcW w:w="490" w:type="dxa"/>
            <w:shd w:val="clear" w:color="auto" w:fill="D9D9D9" w:themeFill="background1" w:themeFillShade="D9"/>
            <w:vAlign w:val="center"/>
          </w:tcPr>
          <w:p w14:paraId="1B0199D1"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33</w:t>
            </w:r>
          </w:p>
        </w:tc>
        <w:tc>
          <w:tcPr>
            <w:tcW w:w="0" w:type="auto"/>
            <w:vAlign w:val="center"/>
          </w:tcPr>
          <w:p w14:paraId="2776A318"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58.2, 62, 63.1</w:t>
            </w:r>
          </w:p>
        </w:tc>
        <w:tc>
          <w:tcPr>
            <w:tcW w:w="0" w:type="auto"/>
            <w:vAlign w:val="center"/>
          </w:tcPr>
          <w:p w14:paraId="0D5BA417"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Low</w:t>
            </w:r>
          </w:p>
        </w:tc>
        <w:tc>
          <w:tcPr>
            <w:tcW w:w="0" w:type="auto"/>
            <w:vAlign w:val="center"/>
          </w:tcPr>
          <w:p w14:paraId="0FB2CE11" w14:textId="77777777" w:rsidR="00D624A2" w:rsidRPr="0079788B" w:rsidRDefault="00D624A2" w:rsidP="0067622B">
            <w:pPr>
              <w:rPr>
                <w:rFonts w:ascii="Arial" w:hAnsi="Arial" w:cs="Arial"/>
                <w:sz w:val="18"/>
                <w:szCs w:val="18"/>
                <w:lang w:val="el-GR"/>
              </w:rPr>
            </w:pPr>
            <w:r w:rsidRPr="0079788B">
              <w:rPr>
                <w:rFonts w:ascii="Arial" w:hAnsi="Arial" w:cs="Arial"/>
                <w:sz w:val="18"/>
                <w:szCs w:val="18"/>
              </w:rPr>
              <w:t>Information</w:t>
            </w:r>
            <w:r w:rsidRPr="0079788B">
              <w:rPr>
                <w:rFonts w:ascii="Arial" w:hAnsi="Arial" w:cs="Arial"/>
                <w:sz w:val="18"/>
                <w:szCs w:val="18"/>
                <w:lang w:val="el-GR"/>
              </w:rPr>
              <w:t xml:space="preserve"> </w:t>
            </w:r>
            <w:r w:rsidRPr="0079788B">
              <w:rPr>
                <w:rFonts w:ascii="Arial" w:hAnsi="Arial" w:cs="Arial"/>
                <w:sz w:val="18"/>
                <w:szCs w:val="18"/>
              </w:rPr>
              <w:t>technology</w:t>
            </w:r>
          </w:p>
        </w:tc>
      </w:tr>
      <w:tr w:rsidR="00D624A2" w:rsidRPr="0079788B" w14:paraId="02CFE7C1" w14:textId="77777777" w:rsidTr="00BE17F3">
        <w:trPr>
          <w:trHeight w:val="421"/>
          <w:tblCellSpacing w:w="20" w:type="dxa"/>
        </w:trPr>
        <w:tc>
          <w:tcPr>
            <w:tcW w:w="490" w:type="dxa"/>
            <w:vMerge w:val="restart"/>
            <w:shd w:val="clear" w:color="auto" w:fill="D9D9D9" w:themeFill="background1" w:themeFillShade="D9"/>
            <w:vAlign w:val="center"/>
          </w:tcPr>
          <w:p w14:paraId="39896498"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34</w:t>
            </w:r>
          </w:p>
        </w:tc>
        <w:tc>
          <w:tcPr>
            <w:tcW w:w="0" w:type="auto"/>
            <w:vAlign w:val="center"/>
          </w:tcPr>
          <w:p w14:paraId="66E4DB81"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72.1</w:t>
            </w:r>
          </w:p>
        </w:tc>
        <w:tc>
          <w:tcPr>
            <w:tcW w:w="0" w:type="auto"/>
            <w:vAlign w:val="center"/>
          </w:tcPr>
          <w:p w14:paraId="74C5DE38"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High</w:t>
            </w:r>
          </w:p>
        </w:tc>
        <w:tc>
          <w:tcPr>
            <w:tcW w:w="0" w:type="auto"/>
            <w:vAlign w:val="center"/>
          </w:tcPr>
          <w:p w14:paraId="65EAFBEF"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Research and experimental development on natural sciences and engineering</w:t>
            </w:r>
          </w:p>
        </w:tc>
      </w:tr>
      <w:tr w:rsidR="00D624A2" w:rsidRPr="0079788B" w14:paraId="20B76E3C" w14:textId="77777777" w:rsidTr="00BE17F3">
        <w:trPr>
          <w:trHeight w:val="421"/>
          <w:tblCellSpacing w:w="20" w:type="dxa"/>
        </w:trPr>
        <w:tc>
          <w:tcPr>
            <w:tcW w:w="490" w:type="dxa"/>
            <w:vMerge/>
            <w:shd w:val="clear" w:color="auto" w:fill="D9D9D9" w:themeFill="background1" w:themeFillShade="D9"/>
            <w:vAlign w:val="center"/>
          </w:tcPr>
          <w:p w14:paraId="7CFA881D" w14:textId="77777777" w:rsidR="00D624A2" w:rsidRPr="0079788B" w:rsidRDefault="00D624A2" w:rsidP="0067622B">
            <w:pPr>
              <w:jc w:val="center"/>
              <w:rPr>
                <w:rFonts w:ascii="Arial" w:hAnsi="Arial" w:cs="Arial"/>
                <w:b/>
                <w:bCs/>
                <w:sz w:val="18"/>
                <w:szCs w:val="18"/>
              </w:rPr>
            </w:pPr>
          </w:p>
        </w:tc>
        <w:tc>
          <w:tcPr>
            <w:tcW w:w="0" w:type="auto"/>
            <w:vAlign w:val="center"/>
          </w:tcPr>
          <w:p w14:paraId="3244B8CC"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71, 72,  74 (except from 74.2,74.3)</w:t>
            </w:r>
          </w:p>
        </w:tc>
        <w:tc>
          <w:tcPr>
            <w:tcW w:w="0" w:type="auto"/>
            <w:vAlign w:val="center"/>
          </w:tcPr>
          <w:p w14:paraId="1172490C"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68690A27" w14:textId="77777777" w:rsidR="00D624A2" w:rsidRPr="0079788B" w:rsidRDefault="00D624A2" w:rsidP="0067622B">
            <w:pPr>
              <w:rPr>
                <w:rFonts w:ascii="Arial" w:hAnsi="Arial" w:cs="Arial"/>
                <w:sz w:val="18"/>
                <w:szCs w:val="18"/>
              </w:rPr>
            </w:pPr>
            <w:r w:rsidRPr="0079788B">
              <w:rPr>
                <w:rFonts w:ascii="Arial" w:hAnsi="Arial" w:cs="Arial"/>
                <w:sz w:val="18"/>
                <w:szCs w:val="18"/>
              </w:rPr>
              <w:t>Architectural and engineering activities; technical testing and analysis, Scientific research and development, Other professional, scientific and technical activities (except from Photographic activities, Translation and interpretation activities)</w:t>
            </w:r>
          </w:p>
        </w:tc>
      </w:tr>
      <w:tr w:rsidR="00D624A2" w:rsidRPr="0079788B" w14:paraId="5FF1AC1C" w14:textId="77777777" w:rsidTr="00BE17F3">
        <w:trPr>
          <w:trHeight w:val="447"/>
          <w:tblCellSpacing w:w="20" w:type="dxa"/>
        </w:trPr>
        <w:tc>
          <w:tcPr>
            <w:tcW w:w="490" w:type="dxa"/>
            <w:vMerge/>
            <w:shd w:val="clear" w:color="auto" w:fill="D9D9D9" w:themeFill="background1" w:themeFillShade="D9"/>
            <w:vAlign w:val="center"/>
          </w:tcPr>
          <w:p w14:paraId="380CB523" w14:textId="77777777" w:rsidR="00D624A2" w:rsidRPr="0079788B" w:rsidRDefault="00D624A2" w:rsidP="0067622B">
            <w:pPr>
              <w:jc w:val="center"/>
              <w:rPr>
                <w:rFonts w:ascii="Arial" w:hAnsi="Arial" w:cs="Arial"/>
                <w:b/>
                <w:bCs/>
                <w:sz w:val="18"/>
                <w:szCs w:val="18"/>
              </w:rPr>
            </w:pPr>
          </w:p>
        </w:tc>
        <w:tc>
          <w:tcPr>
            <w:tcW w:w="0" w:type="auto"/>
            <w:vAlign w:val="center"/>
          </w:tcPr>
          <w:p w14:paraId="5A8DC22D"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71.1</w:t>
            </w:r>
          </w:p>
        </w:tc>
        <w:tc>
          <w:tcPr>
            <w:tcW w:w="0" w:type="auto"/>
            <w:vAlign w:val="center"/>
          </w:tcPr>
          <w:p w14:paraId="0B5F169C"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Low</w:t>
            </w:r>
          </w:p>
        </w:tc>
        <w:tc>
          <w:tcPr>
            <w:tcW w:w="0" w:type="auto"/>
            <w:vAlign w:val="center"/>
          </w:tcPr>
          <w:p w14:paraId="59F3257A"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Architectural and engineering activities and related technical consultancy</w:t>
            </w:r>
          </w:p>
        </w:tc>
      </w:tr>
      <w:tr w:rsidR="00D624A2" w:rsidRPr="0079788B" w14:paraId="33F655CF" w14:textId="77777777" w:rsidTr="00BE17F3">
        <w:trPr>
          <w:trHeight w:val="555"/>
          <w:tblCellSpacing w:w="20" w:type="dxa"/>
        </w:trPr>
        <w:tc>
          <w:tcPr>
            <w:tcW w:w="490" w:type="dxa"/>
            <w:vMerge w:val="restart"/>
            <w:shd w:val="clear" w:color="auto" w:fill="D9D9D9" w:themeFill="background1" w:themeFillShade="D9"/>
            <w:vAlign w:val="center"/>
          </w:tcPr>
          <w:p w14:paraId="55649280"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35</w:t>
            </w:r>
          </w:p>
        </w:tc>
        <w:tc>
          <w:tcPr>
            <w:tcW w:w="0" w:type="auto"/>
            <w:vAlign w:val="center"/>
          </w:tcPr>
          <w:p w14:paraId="0E551AA9"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69, 70, 73, 74.2, 74.3, 78, 81 (except from</w:t>
            </w:r>
            <w:r w:rsidRPr="0079788B" w:rsidDel="00C24446">
              <w:rPr>
                <w:rFonts w:ascii="Arial" w:hAnsi="Arial" w:cs="Arial"/>
                <w:sz w:val="18"/>
                <w:szCs w:val="18"/>
              </w:rPr>
              <w:t xml:space="preserve"> </w:t>
            </w:r>
            <w:r w:rsidRPr="0079788B">
              <w:rPr>
                <w:rFonts w:ascii="Arial" w:hAnsi="Arial" w:cs="Arial"/>
                <w:sz w:val="18"/>
                <w:szCs w:val="18"/>
              </w:rPr>
              <w:t>81.2), 82</w:t>
            </w:r>
          </w:p>
        </w:tc>
        <w:tc>
          <w:tcPr>
            <w:tcW w:w="0" w:type="auto"/>
            <w:vAlign w:val="center"/>
          </w:tcPr>
          <w:p w14:paraId="71EC76EB"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Low</w:t>
            </w:r>
          </w:p>
        </w:tc>
        <w:tc>
          <w:tcPr>
            <w:tcW w:w="0" w:type="auto"/>
            <w:vAlign w:val="center"/>
          </w:tcPr>
          <w:p w14:paraId="179B180C" w14:textId="77777777" w:rsidR="00D624A2" w:rsidRPr="0079788B" w:rsidRDefault="00D624A2" w:rsidP="0067622B">
            <w:pPr>
              <w:rPr>
                <w:rFonts w:ascii="Arial" w:hAnsi="Arial" w:cs="Arial"/>
                <w:sz w:val="18"/>
                <w:szCs w:val="18"/>
              </w:rPr>
            </w:pPr>
            <w:r w:rsidRPr="0079788B">
              <w:rPr>
                <w:rFonts w:ascii="Arial" w:hAnsi="Arial" w:cs="Arial"/>
                <w:sz w:val="18"/>
                <w:szCs w:val="18"/>
              </w:rPr>
              <w:t xml:space="preserve">Other services except from trade, hotels, restaurants, transportation, real estate, finance, information technology, education, health care and social work </w:t>
            </w:r>
          </w:p>
        </w:tc>
      </w:tr>
      <w:tr w:rsidR="00D624A2" w:rsidRPr="0079788B" w14:paraId="328B58B3" w14:textId="77777777" w:rsidTr="00BE17F3">
        <w:trPr>
          <w:trHeight w:val="393"/>
          <w:tblCellSpacing w:w="20" w:type="dxa"/>
        </w:trPr>
        <w:tc>
          <w:tcPr>
            <w:tcW w:w="490" w:type="dxa"/>
            <w:vMerge/>
            <w:shd w:val="clear" w:color="auto" w:fill="D9D9D9" w:themeFill="background1" w:themeFillShade="D9"/>
            <w:vAlign w:val="center"/>
          </w:tcPr>
          <w:p w14:paraId="0C46AAB0" w14:textId="77777777" w:rsidR="00D624A2" w:rsidRPr="0079788B" w:rsidRDefault="00D624A2" w:rsidP="0067622B">
            <w:pPr>
              <w:jc w:val="center"/>
              <w:rPr>
                <w:rFonts w:ascii="Arial" w:hAnsi="Arial" w:cs="Arial"/>
                <w:b/>
                <w:bCs/>
                <w:sz w:val="18"/>
                <w:szCs w:val="18"/>
              </w:rPr>
            </w:pPr>
          </w:p>
        </w:tc>
        <w:tc>
          <w:tcPr>
            <w:tcW w:w="0" w:type="auto"/>
            <w:vAlign w:val="center"/>
          </w:tcPr>
          <w:p w14:paraId="0E0ED62A"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81.2</w:t>
            </w:r>
          </w:p>
        </w:tc>
        <w:tc>
          <w:tcPr>
            <w:tcW w:w="0" w:type="auto"/>
            <w:vAlign w:val="center"/>
          </w:tcPr>
          <w:p w14:paraId="6A3AD3E2"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Medium</w:t>
            </w:r>
          </w:p>
        </w:tc>
        <w:tc>
          <w:tcPr>
            <w:tcW w:w="0" w:type="auto"/>
            <w:vAlign w:val="center"/>
          </w:tcPr>
          <w:p w14:paraId="6DDF8201"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Cleaning activities</w:t>
            </w:r>
          </w:p>
        </w:tc>
      </w:tr>
      <w:tr w:rsidR="00D624A2" w:rsidRPr="0079788B" w14:paraId="522D14CE" w14:textId="77777777" w:rsidTr="00BE17F3">
        <w:trPr>
          <w:trHeight w:val="506"/>
          <w:tblCellSpacing w:w="20" w:type="dxa"/>
        </w:trPr>
        <w:tc>
          <w:tcPr>
            <w:tcW w:w="490" w:type="dxa"/>
            <w:vMerge w:val="restart"/>
            <w:shd w:val="clear" w:color="auto" w:fill="D9D9D9" w:themeFill="background1" w:themeFillShade="D9"/>
            <w:vAlign w:val="center"/>
          </w:tcPr>
          <w:p w14:paraId="26D69A14"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36</w:t>
            </w:r>
          </w:p>
        </w:tc>
        <w:tc>
          <w:tcPr>
            <w:tcW w:w="0" w:type="auto"/>
            <w:vAlign w:val="center"/>
          </w:tcPr>
          <w:p w14:paraId="11E1BCF2"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84.22, 84.24, 84.25</w:t>
            </w:r>
          </w:p>
        </w:tc>
        <w:tc>
          <w:tcPr>
            <w:tcW w:w="0" w:type="auto"/>
            <w:vAlign w:val="center"/>
          </w:tcPr>
          <w:p w14:paraId="1C1A54ED"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High</w:t>
            </w:r>
          </w:p>
        </w:tc>
        <w:tc>
          <w:tcPr>
            <w:tcW w:w="0" w:type="auto"/>
            <w:vAlign w:val="center"/>
          </w:tcPr>
          <w:p w14:paraId="3938C6BD"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Defense activities, Public order and safety activities, Fire service activities</w:t>
            </w:r>
          </w:p>
        </w:tc>
      </w:tr>
      <w:tr w:rsidR="00D624A2" w:rsidRPr="0079788B" w14:paraId="1537A09E" w14:textId="77777777" w:rsidTr="00BE17F3">
        <w:trPr>
          <w:trHeight w:val="506"/>
          <w:tblCellSpacing w:w="20" w:type="dxa"/>
        </w:trPr>
        <w:tc>
          <w:tcPr>
            <w:tcW w:w="490" w:type="dxa"/>
            <w:vMerge/>
            <w:shd w:val="clear" w:color="auto" w:fill="D9D9D9" w:themeFill="background1" w:themeFillShade="D9"/>
            <w:vAlign w:val="center"/>
          </w:tcPr>
          <w:p w14:paraId="2683FC01" w14:textId="77777777" w:rsidR="00D624A2" w:rsidRPr="0079788B" w:rsidRDefault="00D624A2" w:rsidP="0067622B">
            <w:pPr>
              <w:jc w:val="center"/>
              <w:rPr>
                <w:rFonts w:ascii="Arial" w:hAnsi="Arial" w:cs="Arial"/>
                <w:b/>
                <w:bCs/>
                <w:sz w:val="18"/>
                <w:szCs w:val="18"/>
              </w:rPr>
            </w:pPr>
          </w:p>
        </w:tc>
        <w:tc>
          <w:tcPr>
            <w:tcW w:w="0" w:type="auto"/>
            <w:vAlign w:val="center"/>
          </w:tcPr>
          <w:p w14:paraId="30676BAF"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84 (except from</w:t>
            </w:r>
            <w:r w:rsidRPr="0079788B" w:rsidDel="00C24446">
              <w:rPr>
                <w:rFonts w:ascii="Arial" w:hAnsi="Arial" w:cs="Arial"/>
                <w:sz w:val="18"/>
                <w:szCs w:val="18"/>
              </w:rPr>
              <w:t xml:space="preserve"> </w:t>
            </w:r>
            <w:r w:rsidRPr="0079788B">
              <w:rPr>
                <w:rFonts w:ascii="Arial" w:hAnsi="Arial" w:cs="Arial"/>
                <w:sz w:val="18"/>
                <w:szCs w:val="18"/>
              </w:rPr>
              <w:t>84.22, 84.24, 84.25)</w:t>
            </w:r>
          </w:p>
        </w:tc>
        <w:tc>
          <w:tcPr>
            <w:tcW w:w="0" w:type="auto"/>
            <w:vAlign w:val="center"/>
          </w:tcPr>
          <w:p w14:paraId="0A9AF0B2"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Low</w:t>
            </w:r>
          </w:p>
        </w:tc>
        <w:tc>
          <w:tcPr>
            <w:tcW w:w="0" w:type="auto"/>
            <w:vAlign w:val="center"/>
          </w:tcPr>
          <w:p w14:paraId="75108127" w14:textId="77777777" w:rsidR="00D624A2" w:rsidRPr="0079788B" w:rsidRDefault="00D624A2" w:rsidP="0067622B">
            <w:pPr>
              <w:rPr>
                <w:rFonts w:ascii="Arial" w:hAnsi="Arial" w:cs="Arial"/>
                <w:sz w:val="18"/>
                <w:szCs w:val="18"/>
              </w:rPr>
            </w:pPr>
            <w:r w:rsidRPr="0079788B">
              <w:rPr>
                <w:rFonts w:ascii="Arial" w:hAnsi="Arial" w:cs="Arial"/>
                <w:sz w:val="18"/>
                <w:szCs w:val="18"/>
              </w:rPr>
              <w:t>Public administration except from Defense activities, Public order and safety activities, Fire service activities</w:t>
            </w:r>
          </w:p>
        </w:tc>
      </w:tr>
      <w:tr w:rsidR="00D624A2" w:rsidRPr="0079788B" w14:paraId="0750CB7C" w14:textId="77777777" w:rsidTr="00BE17F3">
        <w:trPr>
          <w:trHeight w:val="413"/>
          <w:tblCellSpacing w:w="20" w:type="dxa"/>
        </w:trPr>
        <w:tc>
          <w:tcPr>
            <w:tcW w:w="490" w:type="dxa"/>
            <w:vMerge w:val="restart"/>
            <w:shd w:val="clear" w:color="auto" w:fill="D9D9D9" w:themeFill="background1" w:themeFillShade="D9"/>
            <w:vAlign w:val="center"/>
          </w:tcPr>
          <w:p w14:paraId="12199329"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37</w:t>
            </w:r>
          </w:p>
        </w:tc>
        <w:tc>
          <w:tcPr>
            <w:tcW w:w="0" w:type="auto"/>
            <w:vAlign w:val="center"/>
          </w:tcPr>
          <w:p w14:paraId="7A2F437D"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85.4, 85.59</w:t>
            </w:r>
          </w:p>
        </w:tc>
        <w:tc>
          <w:tcPr>
            <w:tcW w:w="0" w:type="auto"/>
            <w:vAlign w:val="center"/>
          </w:tcPr>
          <w:p w14:paraId="023D0A13"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High</w:t>
            </w:r>
          </w:p>
        </w:tc>
        <w:tc>
          <w:tcPr>
            <w:tcW w:w="0" w:type="auto"/>
            <w:vAlign w:val="center"/>
          </w:tcPr>
          <w:p w14:paraId="7AB83186" w14:textId="77777777" w:rsidR="00D624A2" w:rsidRPr="0079788B" w:rsidRDefault="00D624A2" w:rsidP="0067622B">
            <w:pPr>
              <w:autoSpaceDE w:val="0"/>
              <w:autoSpaceDN w:val="0"/>
              <w:adjustRightInd w:val="0"/>
              <w:rPr>
                <w:rFonts w:ascii="Arial" w:hAnsi="Arial" w:cs="Arial"/>
                <w:sz w:val="18"/>
                <w:szCs w:val="18"/>
                <w:u w:val="single"/>
              </w:rPr>
            </w:pPr>
            <w:r w:rsidRPr="0079788B">
              <w:rPr>
                <w:rFonts w:ascii="Arial" w:hAnsi="Arial" w:cs="Arial"/>
                <w:sz w:val="18"/>
                <w:szCs w:val="18"/>
              </w:rPr>
              <w:t>Higher technical education with laboratory use. lifeguard training, - survival training</w:t>
            </w:r>
          </w:p>
        </w:tc>
      </w:tr>
      <w:tr w:rsidR="00D624A2" w:rsidRPr="0079788B" w14:paraId="5CD0E3BA" w14:textId="77777777" w:rsidTr="00BE17F3">
        <w:trPr>
          <w:trHeight w:val="505"/>
          <w:tblCellSpacing w:w="20" w:type="dxa"/>
        </w:trPr>
        <w:tc>
          <w:tcPr>
            <w:tcW w:w="490" w:type="dxa"/>
            <w:vMerge/>
            <w:shd w:val="clear" w:color="auto" w:fill="D9D9D9" w:themeFill="background1" w:themeFillShade="D9"/>
            <w:vAlign w:val="center"/>
          </w:tcPr>
          <w:p w14:paraId="419B0A85" w14:textId="77777777" w:rsidR="00D624A2" w:rsidRPr="0079788B" w:rsidRDefault="00D624A2" w:rsidP="0067622B">
            <w:pPr>
              <w:jc w:val="center"/>
              <w:rPr>
                <w:rFonts w:ascii="Arial" w:hAnsi="Arial" w:cs="Arial"/>
                <w:b/>
                <w:bCs/>
                <w:sz w:val="18"/>
                <w:szCs w:val="18"/>
              </w:rPr>
            </w:pPr>
          </w:p>
        </w:tc>
        <w:tc>
          <w:tcPr>
            <w:tcW w:w="0" w:type="auto"/>
            <w:vAlign w:val="center"/>
          </w:tcPr>
          <w:p w14:paraId="73EF6C2D" w14:textId="77777777" w:rsidR="00D624A2" w:rsidRPr="0079788B" w:rsidRDefault="00D624A2" w:rsidP="0067622B">
            <w:pPr>
              <w:jc w:val="center"/>
              <w:rPr>
                <w:rFonts w:ascii="Arial" w:hAnsi="Arial" w:cs="Arial"/>
                <w:sz w:val="18"/>
                <w:szCs w:val="18"/>
                <w:lang w:val="el-GR"/>
              </w:rPr>
            </w:pPr>
            <w:r w:rsidRPr="0079788B">
              <w:rPr>
                <w:rFonts w:ascii="Arial" w:hAnsi="Arial" w:cs="Arial"/>
                <w:sz w:val="18"/>
                <w:szCs w:val="18"/>
                <w:lang w:val="el-GR"/>
              </w:rPr>
              <w:t>85.32, 85.4, 85.51. 85.53, 85.59</w:t>
            </w:r>
          </w:p>
        </w:tc>
        <w:tc>
          <w:tcPr>
            <w:tcW w:w="0" w:type="auto"/>
            <w:vAlign w:val="center"/>
          </w:tcPr>
          <w:p w14:paraId="4315EEB6" w14:textId="77777777" w:rsidR="00D624A2" w:rsidRPr="0079788B" w:rsidRDefault="00D624A2" w:rsidP="0067622B">
            <w:pPr>
              <w:jc w:val="center"/>
              <w:rPr>
                <w:rFonts w:ascii="Arial" w:hAnsi="Arial" w:cs="Arial"/>
                <w:sz w:val="18"/>
                <w:szCs w:val="18"/>
                <w:u w:val="single"/>
                <w:lang w:val="el-GR"/>
              </w:rPr>
            </w:pPr>
            <w:r w:rsidRPr="0079788B">
              <w:rPr>
                <w:rFonts w:ascii="Arial" w:hAnsi="Arial" w:cs="Arial"/>
                <w:sz w:val="18"/>
                <w:szCs w:val="18"/>
                <w:u w:val="single"/>
                <w:lang w:val="el-GR"/>
              </w:rPr>
              <w:t>Medium</w:t>
            </w:r>
          </w:p>
        </w:tc>
        <w:tc>
          <w:tcPr>
            <w:tcW w:w="0" w:type="auto"/>
            <w:vAlign w:val="center"/>
          </w:tcPr>
          <w:p w14:paraId="3B739967"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Technical and vocational secondary education, Higher technical education with no laboratory use, Sports and recreation education, Driving school activities, Other education n.e.c.</w:t>
            </w:r>
          </w:p>
        </w:tc>
      </w:tr>
      <w:tr w:rsidR="00D624A2" w:rsidRPr="0079788B" w14:paraId="25FA2426" w14:textId="77777777" w:rsidTr="00BE17F3">
        <w:trPr>
          <w:trHeight w:val="413"/>
          <w:tblCellSpacing w:w="20" w:type="dxa"/>
        </w:trPr>
        <w:tc>
          <w:tcPr>
            <w:tcW w:w="490" w:type="dxa"/>
            <w:vMerge/>
            <w:shd w:val="clear" w:color="auto" w:fill="D9D9D9" w:themeFill="background1" w:themeFillShade="D9"/>
            <w:vAlign w:val="center"/>
          </w:tcPr>
          <w:p w14:paraId="54BD3235" w14:textId="77777777" w:rsidR="00D624A2" w:rsidRPr="0079788B" w:rsidRDefault="00D624A2" w:rsidP="0067622B">
            <w:pPr>
              <w:jc w:val="center"/>
              <w:rPr>
                <w:rFonts w:ascii="Arial" w:hAnsi="Arial" w:cs="Arial"/>
                <w:b/>
                <w:bCs/>
                <w:sz w:val="18"/>
                <w:szCs w:val="18"/>
              </w:rPr>
            </w:pPr>
          </w:p>
        </w:tc>
        <w:tc>
          <w:tcPr>
            <w:tcW w:w="0" w:type="auto"/>
            <w:vAlign w:val="center"/>
          </w:tcPr>
          <w:p w14:paraId="793BFAB6"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85.1, 85.2, 85.31, 85.4, 85.52, 85.59, 85.6</w:t>
            </w:r>
          </w:p>
        </w:tc>
        <w:tc>
          <w:tcPr>
            <w:tcW w:w="0" w:type="auto"/>
            <w:vAlign w:val="center"/>
          </w:tcPr>
          <w:p w14:paraId="0D0E01B2"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Low</w:t>
            </w:r>
          </w:p>
        </w:tc>
        <w:tc>
          <w:tcPr>
            <w:tcW w:w="0" w:type="auto"/>
            <w:vAlign w:val="center"/>
          </w:tcPr>
          <w:p w14:paraId="6D63BA97" w14:textId="77777777" w:rsidR="00D624A2" w:rsidRPr="0079788B" w:rsidRDefault="00D624A2" w:rsidP="0067622B">
            <w:pPr>
              <w:rPr>
                <w:rFonts w:ascii="Arial" w:hAnsi="Arial" w:cs="Arial"/>
                <w:sz w:val="18"/>
                <w:szCs w:val="18"/>
              </w:rPr>
            </w:pPr>
            <w:r w:rsidRPr="0079788B">
              <w:rPr>
                <w:rFonts w:ascii="Arial" w:hAnsi="Arial" w:cs="Arial"/>
                <w:sz w:val="18"/>
                <w:szCs w:val="18"/>
              </w:rPr>
              <w:t>Pre-primary education, Primary education, General secondary education, Cultural education, Other education n.e.c. except from lifeguard training, - survival training, Educational support activities</w:t>
            </w:r>
          </w:p>
        </w:tc>
      </w:tr>
      <w:tr w:rsidR="00D624A2" w:rsidRPr="0079788B" w14:paraId="7F303B82" w14:textId="77777777" w:rsidTr="00BE17F3">
        <w:trPr>
          <w:trHeight w:val="550"/>
          <w:tblCellSpacing w:w="20" w:type="dxa"/>
        </w:trPr>
        <w:tc>
          <w:tcPr>
            <w:tcW w:w="490" w:type="dxa"/>
            <w:shd w:val="clear" w:color="auto" w:fill="D9D9D9" w:themeFill="background1" w:themeFillShade="D9"/>
            <w:vAlign w:val="center"/>
          </w:tcPr>
          <w:p w14:paraId="084991DC"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38</w:t>
            </w:r>
          </w:p>
        </w:tc>
        <w:tc>
          <w:tcPr>
            <w:tcW w:w="0" w:type="auto"/>
            <w:vAlign w:val="center"/>
          </w:tcPr>
          <w:p w14:paraId="096D666A"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86, 75, 87, 88</w:t>
            </w:r>
          </w:p>
        </w:tc>
        <w:tc>
          <w:tcPr>
            <w:tcW w:w="0" w:type="auto"/>
            <w:vAlign w:val="center"/>
          </w:tcPr>
          <w:p w14:paraId="44FE9A8B"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High</w:t>
            </w:r>
          </w:p>
        </w:tc>
        <w:tc>
          <w:tcPr>
            <w:tcW w:w="0" w:type="auto"/>
            <w:vAlign w:val="center"/>
          </w:tcPr>
          <w:p w14:paraId="767B9C83" w14:textId="77777777" w:rsidR="00D624A2" w:rsidRPr="0079788B" w:rsidRDefault="00D624A2" w:rsidP="0067622B">
            <w:pPr>
              <w:rPr>
                <w:rFonts w:ascii="Arial" w:hAnsi="Arial" w:cs="Arial"/>
                <w:sz w:val="18"/>
                <w:szCs w:val="18"/>
              </w:rPr>
            </w:pPr>
            <w:r w:rsidRPr="0079788B">
              <w:rPr>
                <w:rFonts w:ascii="Arial" w:hAnsi="Arial" w:cs="Arial"/>
                <w:sz w:val="18"/>
                <w:szCs w:val="18"/>
              </w:rPr>
              <w:t>Health and social work</w:t>
            </w:r>
          </w:p>
        </w:tc>
      </w:tr>
      <w:tr w:rsidR="00D624A2" w:rsidRPr="0079788B" w14:paraId="77EADA60" w14:textId="77777777" w:rsidTr="00BE17F3">
        <w:trPr>
          <w:trHeight w:val="599"/>
          <w:tblCellSpacing w:w="20" w:type="dxa"/>
        </w:trPr>
        <w:tc>
          <w:tcPr>
            <w:tcW w:w="490" w:type="dxa"/>
            <w:vMerge w:val="restart"/>
            <w:shd w:val="clear" w:color="auto" w:fill="D9D9D9" w:themeFill="background1" w:themeFillShade="D9"/>
            <w:vAlign w:val="center"/>
          </w:tcPr>
          <w:p w14:paraId="7867D60C" w14:textId="77777777" w:rsidR="00D624A2" w:rsidRPr="0079788B" w:rsidRDefault="00D624A2" w:rsidP="0067622B">
            <w:pPr>
              <w:jc w:val="center"/>
              <w:rPr>
                <w:rFonts w:ascii="Arial" w:hAnsi="Arial" w:cs="Arial"/>
                <w:b/>
                <w:bCs/>
                <w:sz w:val="18"/>
                <w:szCs w:val="18"/>
              </w:rPr>
            </w:pPr>
            <w:r w:rsidRPr="0079788B">
              <w:rPr>
                <w:rFonts w:ascii="Arial" w:hAnsi="Arial" w:cs="Arial"/>
                <w:b/>
                <w:bCs/>
                <w:sz w:val="18"/>
                <w:szCs w:val="18"/>
              </w:rPr>
              <w:t>39</w:t>
            </w:r>
          </w:p>
        </w:tc>
        <w:tc>
          <w:tcPr>
            <w:tcW w:w="0" w:type="auto"/>
            <w:vAlign w:val="center"/>
          </w:tcPr>
          <w:p w14:paraId="428B72E2"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37, 38.12, 38.2, 39</w:t>
            </w:r>
          </w:p>
        </w:tc>
        <w:tc>
          <w:tcPr>
            <w:tcW w:w="0" w:type="auto"/>
            <w:vAlign w:val="center"/>
          </w:tcPr>
          <w:p w14:paraId="7AC330EC" w14:textId="77777777" w:rsidR="00D624A2" w:rsidRPr="0079788B" w:rsidRDefault="00D624A2" w:rsidP="0067622B">
            <w:pPr>
              <w:jc w:val="center"/>
              <w:rPr>
                <w:rFonts w:ascii="Arial" w:hAnsi="Arial" w:cs="Arial"/>
                <w:sz w:val="18"/>
                <w:szCs w:val="18"/>
                <w:u w:val="single"/>
              </w:rPr>
            </w:pPr>
            <w:r w:rsidRPr="0079788B">
              <w:rPr>
                <w:rFonts w:ascii="Arial" w:hAnsi="Arial" w:cs="Arial"/>
                <w:sz w:val="18"/>
                <w:szCs w:val="18"/>
                <w:u w:val="single"/>
              </w:rPr>
              <w:t>High</w:t>
            </w:r>
          </w:p>
        </w:tc>
        <w:tc>
          <w:tcPr>
            <w:tcW w:w="0" w:type="auto"/>
            <w:vAlign w:val="center"/>
          </w:tcPr>
          <w:p w14:paraId="2D38D25C" w14:textId="77777777" w:rsidR="00D624A2" w:rsidRPr="0079788B" w:rsidRDefault="00D624A2" w:rsidP="0067622B">
            <w:pPr>
              <w:rPr>
                <w:rFonts w:ascii="Arial" w:hAnsi="Arial" w:cs="Arial"/>
                <w:sz w:val="18"/>
                <w:szCs w:val="18"/>
                <w:u w:val="single"/>
              </w:rPr>
            </w:pPr>
            <w:r w:rsidRPr="0079788B">
              <w:rPr>
                <w:rFonts w:ascii="Arial" w:hAnsi="Arial" w:cs="Arial"/>
                <w:sz w:val="18"/>
                <w:szCs w:val="18"/>
              </w:rPr>
              <w:t>Sewerage, Collection of hazardous waste, Waste treatment and disposal, Remediation activities and other waste management services</w:t>
            </w:r>
          </w:p>
        </w:tc>
      </w:tr>
      <w:tr w:rsidR="00D624A2" w:rsidRPr="0079788B" w14:paraId="708F9403" w14:textId="77777777" w:rsidTr="00BE17F3">
        <w:trPr>
          <w:trHeight w:val="510"/>
          <w:tblCellSpacing w:w="20" w:type="dxa"/>
        </w:trPr>
        <w:tc>
          <w:tcPr>
            <w:tcW w:w="490" w:type="dxa"/>
            <w:vMerge/>
            <w:shd w:val="clear" w:color="auto" w:fill="D9D9D9" w:themeFill="background1" w:themeFillShade="D9"/>
            <w:vAlign w:val="center"/>
          </w:tcPr>
          <w:p w14:paraId="07C8959B" w14:textId="77777777" w:rsidR="00D624A2" w:rsidRPr="0079788B" w:rsidRDefault="00D624A2" w:rsidP="0067622B">
            <w:pPr>
              <w:jc w:val="center"/>
              <w:rPr>
                <w:rFonts w:ascii="Arial" w:hAnsi="Arial" w:cs="Arial"/>
                <w:b/>
                <w:bCs/>
                <w:sz w:val="18"/>
                <w:szCs w:val="18"/>
              </w:rPr>
            </w:pPr>
          </w:p>
        </w:tc>
        <w:tc>
          <w:tcPr>
            <w:tcW w:w="0" w:type="auto"/>
            <w:vAlign w:val="center"/>
          </w:tcPr>
          <w:p w14:paraId="3520112F"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38.11, 38.21</w:t>
            </w:r>
          </w:p>
        </w:tc>
        <w:tc>
          <w:tcPr>
            <w:tcW w:w="0" w:type="auto"/>
            <w:vAlign w:val="center"/>
          </w:tcPr>
          <w:p w14:paraId="2A40028E"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Medium</w:t>
            </w:r>
          </w:p>
        </w:tc>
        <w:tc>
          <w:tcPr>
            <w:tcW w:w="0" w:type="auto"/>
            <w:vAlign w:val="center"/>
          </w:tcPr>
          <w:p w14:paraId="74AECA30" w14:textId="77777777" w:rsidR="00D624A2" w:rsidRPr="0079788B" w:rsidRDefault="00D624A2" w:rsidP="0067622B">
            <w:pPr>
              <w:rPr>
                <w:rFonts w:ascii="Arial" w:hAnsi="Arial" w:cs="Arial"/>
                <w:sz w:val="18"/>
                <w:szCs w:val="18"/>
              </w:rPr>
            </w:pPr>
            <w:r w:rsidRPr="0079788B">
              <w:rPr>
                <w:rFonts w:ascii="Arial" w:hAnsi="Arial" w:cs="Arial"/>
                <w:sz w:val="18"/>
                <w:szCs w:val="18"/>
              </w:rPr>
              <w:t>Collection of non-hazardous waste, Treatment and disposal of non-hazardous waste</w:t>
            </w:r>
          </w:p>
        </w:tc>
      </w:tr>
      <w:tr w:rsidR="00D624A2" w:rsidRPr="0079788B" w14:paraId="6D77B291" w14:textId="77777777" w:rsidTr="00BE17F3">
        <w:trPr>
          <w:trHeight w:val="699"/>
          <w:tblCellSpacing w:w="20" w:type="dxa"/>
        </w:trPr>
        <w:tc>
          <w:tcPr>
            <w:tcW w:w="490" w:type="dxa"/>
            <w:vMerge/>
            <w:shd w:val="clear" w:color="auto" w:fill="D9D9D9" w:themeFill="background1" w:themeFillShade="D9"/>
            <w:vAlign w:val="center"/>
          </w:tcPr>
          <w:p w14:paraId="4F2E2B9A" w14:textId="77777777" w:rsidR="00D624A2" w:rsidRPr="0079788B" w:rsidRDefault="00D624A2" w:rsidP="0067622B">
            <w:pPr>
              <w:rPr>
                <w:rFonts w:ascii="Arial" w:hAnsi="Arial" w:cs="Arial"/>
                <w:b/>
                <w:bCs/>
                <w:sz w:val="18"/>
                <w:szCs w:val="18"/>
              </w:rPr>
            </w:pPr>
          </w:p>
        </w:tc>
        <w:tc>
          <w:tcPr>
            <w:tcW w:w="0" w:type="auto"/>
            <w:vAlign w:val="center"/>
          </w:tcPr>
          <w:p w14:paraId="394B9E2B"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59.1, 60, 63.9, 79, 90, 91, 92, 93,  94,  96</w:t>
            </w:r>
          </w:p>
        </w:tc>
        <w:tc>
          <w:tcPr>
            <w:tcW w:w="0" w:type="auto"/>
            <w:vAlign w:val="center"/>
          </w:tcPr>
          <w:p w14:paraId="24FFAEB1" w14:textId="77777777" w:rsidR="00D624A2" w:rsidRPr="0079788B" w:rsidRDefault="00D624A2" w:rsidP="0067622B">
            <w:pPr>
              <w:jc w:val="center"/>
              <w:rPr>
                <w:rFonts w:ascii="Arial" w:hAnsi="Arial" w:cs="Arial"/>
                <w:sz w:val="18"/>
                <w:szCs w:val="18"/>
              </w:rPr>
            </w:pPr>
            <w:r w:rsidRPr="0079788B">
              <w:rPr>
                <w:rFonts w:ascii="Arial" w:hAnsi="Arial" w:cs="Arial"/>
                <w:sz w:val="18"/>
                <w:szCs w:val="18"/>
              </w:rPr>
              <w:t>Low</w:t>
            </w:r>
          </w:p>
        </w:tc>
        <w:tc>
          <w:tcPr>
            <w:tcW w:w="0" w:type="auto"/>
            <w:vAlign w:val="center"/>
          </w:tcPr>
          <w:p w14:paraId="7FDD7252" w14:textId="77777777" w:rsidR="00D624A2" w:rsidRPr="0079788B" w:rsidRDefault="00D624A2" w:rsidP="0067622B">
            <w:pPr>
              <w:rPr>
                <w:rFonts w:ascii="Arial" w:hAnsi="Arial" w:cs="Arial"/>
                <w:sz w:val="18"/>
                <w:szCs w:val="18"/>
              </w:rPr>
            </w:pPr>
            <w:r w:rsidRPr="0079788B">
              <w:rPr>
                <w:rFonts w:ascii="Arial" w:hAnsi="Arial" w:cs="Arial"/>
                <w:sz w:val="18"/>
                <w:szCs w:val="18"/>
              </w:rPr>
              <w:t>Sewerage, Collection of waste, Waste treatment and disposal, Remediation activities and other waste management services</w:t>
            </w:r>
          </w:p>
        </w:tc>
      </w:tr>
    </w:tbl>
    <w:p w14:paraId="5035A3E5" w14:textId="19414E4F" w:rsidR="00D624A2" w:rsidRDefault="00D624A2"/>
    <w:sectPr w:rsidR="00D624A2" w:rsidSect="0067622B">
      <w:headerReference w:type="even" r:id="rId12"/>
      <w:headerReference w:type="default" r:id="rId13"/>
      <w:footerReference w:type="even" r:id="rId14"/>
      <w:footerReference w:type="default" r:id="rId15"/>
      <w:headerReference w:type="first" r:id="rId16"/>
      <w:footerReference w:type="first" r:id="rId17"/>
      <w:pgSz w:w="16838" w:h="11906" w:orient="landscape"/>
      <w:pgMar w:top="1560" w:right="964" w:bottom="993" w:left="1134"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6D0E3" w14:textId="77777777" w:rsidR="0067622B" w:rsidRDefault="0067622B">
      <w:pPr>
        <w:spacing w:after="0" w:line="240" w:lineRule="auto"/>
      </w:pPr>
      <w:r>
        <w:separator/>
      </w:r>
    </w:p>
  </w:endnote>
  <w:endnote w:type="continuationSeparator" w:id="0">
    <w:p w14:paraId="403F7D3D" w14:textId="77777777" w:rsidR="0067622B" w:rsidRDefault="00676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9CB3F" w14:textId="77777777" w:rsidR="0067622B" w:rsidRDefault="006762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Web2"/>
      <w:tblW w:w="15026" w:type="dxa"/>
      <w:tblInd w:w="21" w:type="dxa"/>
      <w:tblLayout w:type="fixed"/>
      <w:tblLook w:val="01E0" w:firstRow="1" w:lastRow="1" w:firstColumn="1" w:lastColumn="1" w:noHBand="0" w:noVBand="0"/>
    </w:tblPr>
    <w:tblGrid>
      <w:gridCol w:w="4537"/>
      <w:gridCol w:w="2976"/>
      <w:gridCol w:w="3756"/>
      <w:gridCol w:w="3757"/>
    </w:tblGrid>
    <w:tr w:rsidR="0067622B" w:rsidRPr="00007EB2" w14:paraId="2C2FA9D6" w14:textId="77777777" w:rsidTr="00FC7071">
      <w:trPr>
        <w:cnfStyle w:val="100000000000" w:firstRow="1" w:lastRow="0" w:firstColumn="0" w:lastColumn="0" w:oddVBand="0" w:evenVBand="0" w:oddHBand="0" w:evenHBand="0" w:firstRowFirstColumn="0" w:firstRowLastColumn="0" w:lastRowFirstColumn="0" w:lastRowLastColumn="0"/>
      </w:trPr>
      <w:tc>
        <w:tcPr>
          <w:tcW w:w="4477" w:type="dxa"/>
          <w:vAlign w:val="center"/>
        </w:tcPr>
        <w:p w14:paraId="7390198D" w14:textId="3753B234" w:rsidR="0067622B" w:rsidRPr="00BE17F3" w:rsidRDefault="0067622B" w:rsidP="0067622B">
          <w:pPr>
            <w:pStyle w:val="Footer"/>
            <w:tabs>
              <w:tab w:val="left" w:pos="5201"/>
            </w:tabs>
            <w:spacing w:before="0"/>
            <w:ind w:left="-108"/>
            <w:rPr>
              <w:rFonts w:ascii="Arial" w:hAnsi="Arial" w:cs="Arial"/>
              <w:sz w:val="16"/>
              <w:lang w:val="de-AT"/>
            </w:rPr>
          </w:pPr>
          <w:r>
            <w:rPr>
              <w:rFonts w:ascii="Arial" w:hAnsi="Arial" w:cs="Arial"/>
              <w:sz w:val="16"/>
            </w:rPr>
            <w:fldChar w:fldCharType="begin"/>
          </w:r>
          <w:r w:rsidRPr="00BE17F3">
            <w:rPr>
              <w:rFonts w:ascii="Arial" w:hAnsi="Arial" w:cs="Arial"/>
              <w:sz w:val="16"/>
              <w:lang w:val="de-AT"/>
            </w:rPr>
            <w:instrText xml:space="preserve"> FILENAME   \* MERGEFORMAT </w:instrText>
          </w:r>
          <w:r>
            <w:rPr>
              <w:rFonts w:ascii="Arial" w:hAnsi="Arial" w:cs="Arial"/>
              <w:sz w:val="16"/>
            </w:rPr>
            <w:fldChar w:fldCharType="separate"/>
          </w:r>
          <w:r w:rsidRPr="00BE17F3">
            <w:rPr>
              <w:rFonts w:ascii="Arial" w:hAnsi="Arial" w:cs="Arial"/>
              <w:noProof/>
              <w:sz w:val="16"/>
              <w:lang w:val="de-AT"/>
            </w:rPr>
            <w:t>VB-BA-ZET-MS-All-003-Ann-MDC-</w:t>
          </w:r>
          <w:del w:id="63" w:author="Giannakopoulou Evangelia" w:date="2024-04-15T11:56:00Z">
            <w:r w:rsidRPr="00BE17F3" w:rsidDel="00762A54">
              <w:rPr>
                <w:rFonts w:ascii="Arial" w:hAnsi="Arial" w:cs="Arial"/>
                <w:noProof/>
                <w:sz w:val="16"/>
                <w:lang w:val="de-AT"/>
              </w:rPr>
              <w:delText>18001</w:delText>
            </w:r>
          </w:del>
          <w:r w:rsidRPr="00BE17F3">
            <w:rPr>
              <w:rFonts w:ascii="Arial" w:hAnsi="Arial" w:cs="Arial"/>
              <w:noProof/>
              <w:sz w:val="16"/>
              <w:lang w:val="de-AT"/>
            </w:rPr>
            <w:t>-45001-EN</w:t>
          </w:r>
          <w:r>
            <w:rPr>
              <w:rFonts w:ascii="Arial" w:hAnsi="Arial" w:cs="Arial"/>
              <w:sz w:val="16"/>
            </w:rPr>
            <w:fldChar w:fldCharType="end"/>
          </w:r>
        </w:p>
      </w:tc>
      <w:tc>
        <w:tcPr>
          <w:tcW w:w="2936" w:type="dxa"/>
          <w:vAlign w:val="center"/>
        </w:tcPr>
        <w:p w14:paraId="7A313D3D" w14:textId="7CF9B157" w:rsidR="0067622B" w:rsidRPr="00762A54" w:rsidRDefault="0067622B" w:rsidP="0067622B">
          <w:pPr>
            <w:pStyle w:val="Footer"/>
            <w:tabs>
              <w:tab w:val="left" w:pos="5201"/>
            </w:tabs>
            <w:spacing w:before="0"/>
            <w:ind w:left="-108"/>
            <w:jc w:val="center"/>
            <w:rPr>
              <w:rFonts w:ascii="Arial" w:hAnsi="Arial" w:cs="Arial"/>
              <w:sz w:val="16"/>
              <w:lang w:val="el-GR"/>
              <w:rPrChange w:id="64" w:author="Giannakopoulou Evangelia" w:date="2024-04-15T11:59:00Z">
                <w:rPr>
                  <w:rFonts w:ascii="Arial" w:hAnsi="Arial" w:cs="Arial"/>
                  <w:sz w:val="16"/>
                </w:rPr>
              </w:rPrChange>
            </w:rPr>
          </w:pPr>
          <w:r w:rsidRPr="00DF2E04">
            <w:rPr>
              <w:rFonts w:ascii="Arial" w:hAnsi="Arial" w:cs="Arial"/>
              <w:sz w:val="16"/>
            </w:rPr>
            <w:t xml:space="preserve">Revision: </w:t>
          </w:r>
          <w:r>
            <w:rPr>
              <w:rFonts w:ascii="Arial" w:hAnsi="Arial" w:cs="Arial"/>
              <w:sz w:val="16"/>
            </w:rPr>
            <w:t>0</w:t>
          </w:r>
          <w:ins w:id="65" w:author="Giannakopoulou Evangelia" w:date="2024-04-15T11:56:00Z">
            <w:r>
              <w:rPr>
                <w:rFonts w:ascii="Arial" w:hAnsi="Arial" w:cs="Arial"/>
                <w:sz w:val="16"/>
                <w:lang w:val="el-GR"/>
              </w:rPr>
              <w:t>1</w:t>
            </w:r>
          </w:ins>
          <w:del w:id="66" w:author="Giannakopoulou Evangelia" w:date="2024-04-15T11:56:00Z">
            <w:r w:rsidDel="00762A54">
              <w:rPr>
                <w:rFonts w:ascii="Arial" w:hAnsi="Arial" w:cs="Arial"/>
                <w:sz w:val="16"/>
              </w:rPr>
              <w:delText>0</w:delText>
            </w:r>
          </w:del>
          <w:ins w:id="67" w:author="Giannakopoulou Evangelia" w:date="2024-04-15T11:59:00Z">
            <w:r>
              <w:rPr>
                <w:rFonts w:ascii="Arial" w:hAnsi="Arial" w:cs="Arial"/>
                <w:sz w:val="16"/>
                <w:lang w:val="el-GR"/>
              </w:rPr>
              <w:t>_</w:t>
            </w:r>
          </w:ins>
          <w:ins w:id="68" w:author="Giannakopoulou Evangelia" w:date="2024-04-15T12:01:00Z">
            <w:r>
              <w:rPr>
                <w:rFonts w:ascii="Arial" w:hAnsi="Arial" w:cs="Arial"/>
                <w:sz w:val="16"/>
                <w:lang w:val="el-GR"/>
              </w:rPr>
              <w:t>28.03.2022</w:t>
            </w:r>
          </w:ins>
        </w:p>
      </w:tc>
      <w:tc>
        <w:tcPr>
          <w:tcW w:w="3716" w:type="dxa"/>
          <w:vAlign w:val="center"/>
        </w:tcPr>
        <w:p w14:paraId="4E0759A6" w14:textId="77777777" w:rsidR="0067622B" w:rsidRPr="00DF2E04" w:rsidRDefault="0067622B" w:rsidP="0067622B">
          <w:pPr>
            <w:pStyle w:val="Footer"/>
            <w:tabs>
              <w:tab w:val="left" w:pos="5201"/>
            </w:tabs>
            <w:spacing w:before="0"/>
            <w:ind w:left="-108"/>
            <w:jc w:val="center"/>
            <w:rPr>
              <w:rFonts w:ascii="Arial" w:hAnsi="Arial" w:cs="Arial"/>
              <w:sz w:val="16"/>
            </w:rPr>
          </w:pPr>
          <w:r w:rsidRPr="00DF2E04">
            <w:rPr>
              <w:rFonts w:ascii="Arial" w:hAnsi="Arial" w:cs="Arial"/>
              <w:sz w:val="16"/>
            </w:rPr>
            <w:t xml:space="preserve">VKL: </w:t>
          </w:r>
          <w:r>
            <w:rPr>
              <w:rFonts w:ascii="Arial" w:hAnsi="Arial" w:cs="Arial"/>
              <w:sz w:val="16"/>
            </w:rPr>
            <w:t>Internal</w:t>
          </w:r>
        </w:p>
      </w:tc>
      <w:tc>
        <w:tcPr>
          <w:tcW w:w="3697" w:type="dxa"/>
          <w:vAlign w:val="center"/>
        </w:tcPr>
        <w:p w14:paraId="0B072553" w14:textId="46E6F94F" w:rsidR="0067622B" w:rsidRPr="00DF2E04" w:rsidRDefault="0067622B" w:rsidP="0067622B">
          <w:pPr>
            <w:pStyle w:val="Footer"/>
            <w:tabs>
              <w:tab w:val="left" w:pos="5201"/>
            </w:tabs>
            <w:spacing w:before="0"/>
            <w:ind w:left="-108"/>
            <w:jc w:val="right"/>
            <w:rPr>
              <w:rFonts w:ascii="Arial" w:hAnsi="Arial" w:cs="Arial"/>
              <w:sz w:val="16"/>
            </w:rPr>
          </w:pPr>
          <w:r>
            <w:rPr>
              <w:rFonts w:ascii="Arial" w:hAnsi="Arial" w:cs="Arial"/>
              <w:sz w:val="16"/>
            </w:rPr>
            <w:t>Page</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PAGE  \* Arabic  \* MERGEFORMAT</w:instrText>
          </w:r>
          <w:r w:rsidRPr="00007EB2">
            <w:rPr>
              <w:rFonts w:ascii="Arial" w:hAnsi="Arial" w:cs="Arial"/>
              <w:sz w:val="16"/>
            </w:rPr>
            <w:fldChar w:fldCharType="separate"/>
          </w:r>
          <w:r w:rsidR="00AB42A0">
            <w:rPr>
              <w:rFonts w:ascii="Arial" w:hAnsi="Arial" w:cs="Arial"/>
              <w:noProof/>
              <w:sz w:val="16"/>
            </w:rPr>
            <w:t>5</w:t>
          </w:r>
          <w:r w:rsidRPr="00007EB2">
            <w:rPr>
              <w:rFonts w:ascii="Arial" w:hAnsi="Arial" w:cs="Arial"/>
              <w:sz w:val="16"/>
            </w:rPr>
            <w:fldChar w:fldCharType="end"/>
          </w:r>
          <w:r w:rsidRPr="00DF2E04">
            <w:rPr>
              <w:rFonts w:ascii="Arial" w:hAnsi="Arial" w:cs="Arial"/>
              <w:sz w:val="16"/>
            </w:rPr>
            <w:t xml:space="preserve"> </w:t>
          </w:r>
          <w:r>
            <w:rPr>
              <w:rFonts w:ascii="Arial" w:hAnsi="Arial" w:cs="Arial"/>
              <w:sz w:val="16"/>
            </w:rPr>
            <w:t>of</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NUMPAGES  \* Arabic  \* MERGEFORMAT</w:instrText>
          </w:r>
          <w:r w:rsidRPr="00007EB2">
            <w:rPr>
              <w:rFonts w:ascii="Arial" w:hAnsi="Arial" w:cs="Arial"/>
              <w:sz w:val="16"/>
            </w:rPr>
            <w:fldChar w:fldCharType="separate"/>
          </w:r>
          <w:r w:rsidR="00AB42A0">
            <w:rPr>
              <w:rFonts w:ascii="Arial" w:hAnsi="Arial" w:cs="Arial"/>
              <w:noProof/>
              <w:sz w:val="16"/>
            </w:rPr>
            <w:t>11</w:t>
          </w:r>
          <w:r w:rsidRPr="00007EB2">
            <w:rPr>
              <w:rFonts w:ascii="Arial" w:hAnsi="Arial" w:cs="Arial"/>
              <w:sz w:val="16"/>
            </w:rPr>
            <w:fldChar w:fldCharType="end"/>
          </w:r>
        </w:p>
      </w:tc>
    </w:tr>
  </w:tbl>
  <w:p w14:paraId="3B933190" w14:textId="77777777" w:rsidR="0067622B" w:rsidRDefault="0067622B"/>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8F1464" w14:textId="77777777" w:rsidR="0067622B" w:rsidRDefault="00676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22A55A" w14:textId="77777777" w:rsidR="0067622B" w:rsidRDefault="0067622B">
      <w:pPr>
        <w:spacing w:after="0" w:line="240" w:lineRule="auto"/>
      </w:pPr>
      <w:r>
        <w:separator/>
      </w:r>
    </w:p>
  </w:footnote>
  <w:footnote w:type="continuationSeparator" w:id="0">
    <w:p w14:paraId="3078F29D" w14:textId="77777777" w:rsidR="0067622B" w:rsidRDefault="00676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F201C5" w14:textId="77777777" w:rsidR="0067622B" w:rsidRDefault="006762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Web2"/>
      <w:tblW w:w="5000" w:type="pct"/>
      <w:tblInd w:w="21" w:type="dxa"/>
      <w:tblLook w:val="01E0" w:firstRow="1" w:lastRow="1" w:firstColumn="1" w:lastColumn="1" w:noHBand="0" w:noVBand="0"/>
    </w:tblPr>
    <w:tblGrid>
      <w:gridCol w:w="12570"/>
      <w:gridCol w:w="2496"/>
    </w:tblGrid>
    <w:tr w:rsidR="0067622B" w:rsidRPr="001E41AD" w14:paraId="4E4AAA4A" w14:textId="77777777" w:rsidTr="0067622B">
      <w:trPr>
        <w:cnfStyle w:val="100000000000" w:firstRow="1" w:lastRow="0" w:firstColumn="0" w:lastColumn="0" w:oddVBand="0" w:evenVBand="0" w:oddHBand="0" w:evenHBand="0" w:firstRowFirstColumn="0" w:firstRowLastColumn="0" w:lastRowFirstColumn="0" w:lastRowLastColumn="0"/>
        <w:trHeight w:val="498"/>
      </w:trPr>
      <w:tc>
        <w:tcPr>
          <w:tcW w:w="4152" w:type="pct"/>
          <w:vAlign w:val="center"/>
        </w:tcPr>
        <w:p w14:paraId="53BC2E34" w14:textId="209FD652" w:rsidR="0067622B" w:rsidRPr="00B742C5" w:rsidRDefault="0067622B" w:rsidP="0067622B">
          <w:pPr>
            <w:pStyle w:val="Title"/>
            <w:spacing w:before="0" w:after="0" w:line="240" w:lineRule="auto"/>
            <w:ind w:left="-161"/>
            <w:rPr>
              <w:sz w:val="28"/>
              <w:szCs w:val="28"/>
              <w:lang w:val="en-GB"/>
            </w:rPr>
          </w:pPr>
          <w:r>
            <w:rPr>
              <w:sz w:val="22"/>
              <w:szCs w:val="28"/>
              <w:lang w:val="en-GB"/>
            </w:rPr>
            <w:t>Annex xx to Person Days Calculation</w:t>
          </w:r>
        </w:p>
      </w:tc>
      <w:tc>
        <w:tcPr>
          <w:tcW w:w="808" w:type="pct"/>
          <w:vMerge w:val="restart"/>
          <w:vAlign w:val="center"/>
        </w:tcPr>
        <w:p w14:paraId="75455F39" w14:textId="77777777" w:rsidR="0067622B" w:rsidRPr="00B742C5" w:rsidRDefault="0067622B" w:rsidP="0067622B">
          <w:pPr>
            <w:pStyle w:val="Title"/>
            <w:spacing w:before="0" w:after="0" w:line="240" w:lineRule="auto"/>
            <w:rPr>
              <w:sz w:val="24"/>
              <w:szCs w:val="24"/>
              <w:lang w:val="en-GB"/>
            </w:rPr>
          </w:pPr>
          <w:r w:rsidRPr="00592E46">
            <w:rPr>
              <w:noProof/>
              <w:sz w:val="24"/>
              <w:szCs w:val="24"/>
              <w:lang w:val="en-US" w:eastAsia="en-US"/>
            </w:rPr>
            <w:drawing>
              <wp:anchor distT="0" distB="0" distL="114300" distR="114300" simplePos="0" relativeHeight="251667968" behindDoc="1" locked="0" layoutInCell="1" allowOverlap="1" wp14:anchorId="11489421" wp14:editId="28678291">
                <wp:simplePos x="0" y="0"/>
                <wp:positionH relativeFrom="column">
                  <wp:posOffset>228600</wp:posOffset>
                </wp:positionH>
                <wp:positionV relativeFrom="paragraph">
                  <wp:posOffset>-700405</wp:posOffset>
                </wp:positionV>
                <wp:extent cx="967740" cy="542925"/>
                <wp:effectExtent l="0" t="0" r="3810" b="9525"/>
                <wp:wrapThrough wrapText="bothSides">
                  <wp:wrapPolygon edited="0">
                    <wp:start x="0" y="0"/>
                    <wp:lineTo x="0" y="21221"/>
                    <wp:lineTo x="21260" y="21221"/>
                    <wp:lineTo x="21260" y="0"/>
                    <wp:lineTo x="0" y="0"/>
                  </wp:wrapPolygon>
                </wp:wrapThrough>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7740" cy="542925"/>
                        </a:xfrm>
                        <a:prstGeom prst="rect">
                          <a:avLst/>
                        </a:prstGeom>
                      </pic:spPr>
                    </pic:pic>
                  </a:graphicData>
                </a:graphic>
                <wp14:sizeRelH relativeFrom="page">
                  <wp14:pctWidth>0</wp14:pctWidth>
                </wp14:sizeRelH>
                <wp14:sizeRelV relativeFrom="page">
                  <wp14:pctHeight>0</wp14:pctHeight>
                </wp14:sizeRelV>
              </wp:anchor>
            </w:drawing>
          </w:r>
        </w:p>
        <w:p w14:paraId="016301DA" w14:textId="77777777" w:rsidR="0067622B" w:rsidRPr="00B742C5" w:rsidRDefault="0067622B" w:rsidP="0067622B">
          <w:pPr>
            <w:pStyle w:val="Title"/>
            <w:spacing w:before="0" w:after="0" w:line="240" w:lineRule="auto"/>
            <w:jc w:val="left"/>
            <w:rPr>
              <w:sz w:val="24"/>
              <w:szCs w:val="24"/>
              <w:lang w:val="en-GB"/>
            </w:rPr>
          </w:pPr>
        </w:p>
      </w:tc>
    </w:tr>
    <w:tr w:rsidR="0067622B" w:rsidRPr="001E41AD" w14:paraId="03946323" w14:textId="77777777" w:rsidTr="00BE17F3">
      <w:trPr>
        <w:trHeight w:val="781"/>
      </w:trPr>
      <w:tc>
        <w:tcPr>
          <w:tcW w:w="4152" w:type="pct"/>
          <w:vAlign w:val="center"/>
        </w:tcPr>
        <w:p w14:paraId="2173A52A" w14:textId="3445AF02" w:rsidR="0067622B" w:rsidRPr="004056A0" w:rsidRDefault="0067622B" w:rsidP="0067622B">
          <w:pPr>
            <w:pStyle w:val="Title"/>
            <w:spacing w:before="0" w:after="0" w:line="240" w:lineRule="auto"/>
            <w:rPr>
              <w:sz w:val="24"/>
              <w:szCs w:val="24"/>
              <w:lang w:val="en-GB"/>
            </w:rPr>
          </w:pPr>
          <w:r>
            <w:rPr>
              <w:sz w:val="16"/>
              <w:szCs w:val="20"/>
              <w:lang w:val="en-GB"/>
            </w:rPr>
            <w:t xml:space="preserve">TÜV AUSTRIA Group – Business Assurance </w:t>
          </w:r>
        </w:p>
      </w:tc>
      <w:tc>
        <w:tcPr>
          <w:tcW w:w="808" w:type="pct"/>
          <w:vMerge/>
          <w:vAlign w:val="center"/>
        </w:tcPr>
        <w:p w14:paraId="6C93F7C0" w14:textId="77777777" w:rsidR="0067622B" w:rsidRPr="004056A0" w:rsidRDefault="0067622B" w:rsidP="0067622B">
          <w:pPr>
            <w:pStyle w:val="Title"/>
            <w:spacing w:before="0" w:after="0" w:line="240" w:lineRule="auto"/>
            <w:rPr>
              <w:noProof/>
              <w:sz w:val="24"/>
              <w:szCs w:val="24"/>
              <w:lang w:val="en-GB" w:eastAsia="de-AT"/>
            </w:rPr>
          </w:pPr>
        </w:p>
      </w:tc>
    </w:tr>
  </w:tbl>
  <w:p w14:paraId="6EABD5DB" w14:textId="49B7BE15" w:rsidR="0067622B" w:rsidRPr="00BE17F3" w:rsidRDefault="0067622B" w:rsidP="00BE17F3">
    <w:pPr>
      <w:spacing w:after="0"/>
      <w:jc w:val="right"/>
      <w:rPr>
        <w:rFonts w:ascii="Arial" w:hAnsi="Arial" w:cs="Arial"/>
        <w:sz w:val="16"/>
        <w:szCs w:val="16"/>
      </w:rPr>
    </w:pPr>
    <w:r w:rsidRPr="00A63C14">
      <w:rPr>
        <w:rFonts w:ascii="Arial" w:hAnsi="Arial" w:cs="Arial"/>
        <w:sz w:val="16"/>
        <w:szCs w:val="16"/>
      </w:rPr>
      <w:t>KFM-002b, Rev.0</w:t>
    </w:r>
    <w:r>
      <w:rPr>
        <w:rFonts w:ascii="Arial" w:hAnsi="Arial" w:cs="Arial"/>
        <w:sz w:val="16"/>
        <w:szCs w:val="16"/>
      </w:rPr>
      <w:t>1</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628466" w14:textId="77777777" w:rsidR="0067622B" w:rsidRDefault="006762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30pt;height:30.75pt" o:bullet="t">
        <v:imagedata r:id="rId1" o:title="Haken_Klein"/>
      </v:shape>
    </w:pict>
  </w:numPicBullet>
  <w:numPicBullet w:numPicBulletId="1">
    <w:pict>
      <v:shape id="_x0000_i1048" type="#_x0000_t75" style="width:11.25pt;height:12pt" o:bullet="t">
        <v:imagedata r:id="rId2" o:title=""/>
      </v:shape>
    </w:pict>
  </w:numPicBullet>
  <w:abstractNum w:abstractNumId="0" w15:restartNumberingAfterBreak="0">
    <w:nsid w:val="FFFFFF89"/>
    <w:multiLevelType w:val="singleLevel"/>
    <w:tmpl w:val="EB1AF97E"/>
    <w:lvl w:ilvl="0">
      <w:start w:val="1"/>
      <w:numFmt w:val="bullet"/>
      <w:lvlText w:val=""/>
      <w:lvlPicBulletId w:val="1"/>
      <w:lvlJc w:val="left"/>
      <w:pPr>
        <w:tabs>
          <w:tab w:val="num" w:pos="340"/>
        </w:tabs>
        <w:ind w:left="340" w:hanging="340"/>
      </w:pPr>
      <w:rPr>
        <w:rFonts w:ascii="Symbol" w:hAnsi="Symbol" w:cs="Symbol" w:hint="default"/>
        <w:color w:val="auto"/>
      </w:rPr>
    </w:lvl>
  </w:abstractNum>
  <w:abstractNum w:abstractNumId="1" w15:restartNumberingAfterBreak="0">
    <w:nsid w:val="19306EF8"/>
    <w:multiLevelType w:val="hybridMultilevel"/>
    <w:tmpl w:val="C0E6E29C"/>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20DE1A47"/>
    <w:multiLevelType w:val="hybridMultilevel"/>
    <w:tmpl w:val="691A8CF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99E4658"/>
    <w:multiLevelType w:val="hybridMultilevel"/>
    <w:tmpl w:val="BB6469E4"/>
    <w:lvl w:ilvl="0" w:tplc="5F2A6CD0">
      <w:start w:val="1"/>
      <w:numFmt w:val="lowerLetter"/>
      <w:lvlText w:val="%1."/>
      <w:lvlJc w:val="left"/>
      <w:pPr>
        <w:ind w:left="821" w:hanging="425"/>
      </w:pPr>
      <w:rPr>
        <w:rFonts w:ascii="Arial" w:eastAsia="Arial" w:hAnsi="Arial" w:hint="default"/>
        <w:spacing w:val="-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740919"/>
    <w:multiLevelType w:val="hybridMultilevel"/>
    <w:tmpl w:val="602C0A18"/>
    <w:lvl w:ilvl="0" w:tplc="81F407E6">
      <w:start w:val="1"/>
      <w:numFmt w:val="upperRoman"/>
      <w:lvlText w:val="%1)"/>
      <w:lvlJc w:val="left"/>
      <w:pPr>
        <w:ind w:left="394" w:hanging="284"/>
      </w:pPr>
      <w:rPr>
        <w:rFonts w:ascii="Arial" w:eastAsia="Arial" w:hAnsi="Arial" w:hint="default"/>
        <w:spacing w:val="1"/>
        <w:sz w:val="22"/>
        <w:szCs w:val="22"/>
      </w:rPr>
    </w:lvl>
    <w:lvl w:ilvl="1" w:tplc="5F2A6CD0">
      <w:start w:val="1"/>
      <w:numFmt w:val="lowerLetter"/>
      <w:lvlText w:val="%2."/>
      <w:lvlJc w:val="left"/>
      <w:pPr>
        <w:ind w:left="821" w:hanging="425"/>
      </w:pPr>
      <w:rPr>
        <w:rFonts w:ascii="Arial" w:eastAsia="Arial" w:hAnsi="Arial" w:hint="default"/>
        <w:spacing w:val="-1"/>
        <w:sz w:val="22"/>
        <w:szCs w:val="22"/>
      </w:rPr>
    </w:lvl>
    <w:lvl w:ilvl="2" w:tplc="DD800D12">
      <w:start w:val="1"/>
      <w:numFmt w:val="bullet"/>
      <w:lvlText w:val="•"/>
      <w:lvlJc w:val="left"/>
      <w:pPr>
        <w:ind w:left="821" w:hanging="425"/>
      </w:pPr>
      <w:rPr>
        <w:rFonts w:hint="default"/>
      </w:rPr>
    </w:lvl>
    <w:lvl w:ilvl="3" w:tplc="A9E2D0A0">
      <w:start w:val="1"/>
      <w:numFmt w:val="bullet"/>
      <w:lvlText w:val="•"/>
      <w:lvlJc w:val="left"/>
      <w:pPr>
        <w:ind w:left="1939" w:hanging="425"/>
      </w:pPr>
      <w:rPr>
        <w:rFonts w:hint="default"/>
      </w:rPr>
    </w:lvl>
    <w:lvl w:ilvl="4" w:tplc="1DE8BC5E">
      <w:start w:val="1"/>
      <w:numFmt w:val="bullet"/>
      <w:lvlText w:val="•"/>
      <w:lvlJc w:val="left"/>
      <w:pPr>
        <w:ind w:left="3057" w:hanging="425"/>
      </w:pPr>
      <w:rPr>
        <w:rFonts w:hint="default"/>
      </w:rPr>
    </w:lvl>
    <w:lvl w:ilvl="5" w:tplc="F216BD2E">
      <w:start w:val="1"/>
      <w:numFmt w:val="bullet"/>
      <w:lvlText w:val="•"/>
      <w:lvlJc w:val="left"/>
      <w:pPr>
        <w:ind w:left="4175" w:hanging="425"/>
      </w:pPr>
      <w:rPr>
        <w:rFonts w:hint="default"/>
      </w:rPr>
    </w:lvl>
    <w:lvl w:ilvl="6" w:tplc="3C26D496">
      <w:start w:val="1"/>
      <w:numFmt w:val="bullet"/>
      <w:lvlText w:val="•"/>
      <w:lvlJc w:val="left"/>
      <w:pPr>
        <w:ind w:left="5293" w:hanging="425"/>
      </w:pPr>
      <w:rPr>
        <w:rFonts w:hint="default"/>
      </w:rPr>
    </w:lvl>
    <w:lvl w:ilvl="7" w:tplc="F77857B6">
      <w:start w:val="1"/>
      <w:numFmt w:val="bullet"/>
      <w:lvlText w:val="•"/>
      <w:lvlJc w:val="left"/>
      <w:pPr>
        <w:ind w:left="6411" w:hanging="425"/>
      </w:pPr>
      <w:rPr>
        <w:rFonts w:hint="default"/>
      </w:rPr>
    </w:lvl>
    <w:lvl w:ilvl="8" w:tplc="5EFC7AE8">
      <w:start w:val="1"/>
      <w:numFmt w:val="bullet"/>
      <w:lvlText w:val="•"/>
      <w:lvlJc w:val="left"/>
      <w:pPr>
        <w:ind w:left="7530" w:hanging="425"/>
      </w:pPr>
      <w:rPr>
        <w:rFonts w:hint="default"/>
      </w:rPr>
    </w:lvl>
  </w:abstractNum>
  <w:abstractNum w:abstractNumId="5" w15:restartNumberingAfterBreak="0">
    <w:nsid w:val="3898624B"/>
    <w:multiLevelType w:val="hybridMultilevel"/>
    <w:tmpl w:val="26DE783A"/>
    <w:lvl w:ilvl="0" w:tplc="E384E9CC">
      <w:start w:val="1"/>
      <w:numFmt w:val="bullet"/>
      <w:lvlText w:val=""/>
      <w:lvlPicBulletId w:val="0"/>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E4E0298"/>
    <w:multiLevelType w:val="hybridMultilevel"/>
    <w:tmpl w:val="68EA47E4"/>
    <w:lvl w:ilvl="0" w:tplc="0408000F">
      <w:start w:val="1"/>
      <w:numFmt w:val="bullet"/>
      <w:lvlText w:val=""/>
      <w:lvlJc w:val="left"/>
      <w:pPr>
        <w:tabs>
          <w:tab w:val="num" w:pos="1080"/>
        </w:tabs>
        <w:ind w:left="1080" w:hanging="360"/>
      </w:pPr>
      <w:rPr>
        <w:rFonts w:ascii="Wingdings" w:hAnsi="Wingdings" w:hint="default"/>
      </w:rPr>
    </w:lvl>
    <w:lvl w:ilvl="1" w:tplc="04080019">
      <w:start w:val="1"/>
      <w:numFmt w:val="bullet"/>
      <w:lvlText w:val=""/>
      <w:lvlJc w:val="left"/>
      <w:pPr>
        <w:tabs>
          <w:tab w:val="num" w:pos="1440"/>
        </w:tabs>
        <w:ind w:left="1440" w:hanging="360"/>
      </w:pPr>
      <w:rPr>
        <w:rFonts w:ascii="Wingdings" w:hAnsi="Wingdings" w:hint="default"/>
      </w:rPr>
    </w:lvl>
    <w:lvl w:ilvl="2" w:tplc="0408001B" w:tentative="1">
      <w:start w:val="1"/>
      <w:numFmt w:val="bullet"/>
      <w:lvlText w:val=""/>
      <w:lvlJc w:val="left"/>
      <w:pPr>
        <w:tabs>
          <w:tab w:val="num" w:pos="2520"/>
        </w:tabs>
        <w:ind w:left="2520" w:hanging="360"/>
      </w:pPr>
      <w:rPr>
        <w:rFonts w:ascii="Wingdings" w:hAnsi="Wingdings" w:hint="default"/>
      </w:rPr>
    </w:lvl>
    <w:lvl w:ilvl="3" w:tplc="0408000F" w:tentative="1">
      <w:start w:val="1"/>
      <w:numFmt w:val="bullet"/>
      <w:lvlText w:val=""/>
      <w:lvlJc w:val="left"/>
      <w:pPr>
        <w:tabs>
          <w:tab w:val="num" w:pos="3240"/>
        </w:tabs>
        <w:ind w:left="3240" w:hanging="360"/>
      </w:pPr>
      <w:rPr>
        <w:rFonts w:ascii="Symbol" w:hAnsi="Symbol" w:hint="default"/>
      </w:rPr>
    </w:lvl>
    <w:lvl w:ilvl="4" w:tplc="04080019" w:tentative="1">
      <w:start w:val="1"/>
      <w:numFmt w:val="bullet"/>
      <w:lvlText w:val="o"/>
      <w:lvlJc w:val="left"/>
      <w:pPr>
        <w:tabs>
          <w:tab w:val="num" w:pos="3960"/>
        </w:tabs>
        <w:ind w:left="3960" w:hanging="360"/>
      </w:pPr>
      <w:rPr>
        <w:rFonts w:ascii="Courier New" w:hAnsi="Courier New" w:cs="Courier New" w:hint="default"/>
      </w:rPr>
    </w:lvl>
    <w:lvl w:ilvl="5" w:tplc="0408001B" w:tentative="1">
      <w:start w:val="1"/>
      <w:numFmt w:val="bullet"/>
      <w:lvlText w:val=""/>
      <w:lvlJc w:val="left"/>
      <w:pPr>
        <w:tabs>
          <w:tab w:val="num" w:pos="4680"/>
        </w:tabs>
        <w:ind w:left="4680" w:hanging="360"/>
      </w:pPr>
      <w:rPr>
        <w:rFonts w:ascii="Wingdings" w:hAnsi="Wingdings" w:hint="default"/>
      </w:rPr>
    </w:lvl>
    <w:lvl w:ilvl="6" w:tplc="0408000F" w:tentative="1">
      <w:start w:val="1"/>
      <w:numFmt w:val="bullet"/>
      <w:lvlText w:val=""/>
      <w:lvlJc w:val="left"/>
      <w:pPr>
        <w:tabs>
          <w:tab w:val="num" w:pos="5400"/>
        </w:tabs>
        <w:ind w:left="5400" w:hanging="360"/>
      </w:pPr>
      <w:rPr>
        <w:rFonts w:ascii="Symbol" w:hAnsi="Symbol" w:hint="default"/>
      </w:rPr>
    </w:lvl>
    <w:lvl w:ilvl="7" w:tplc="04080019" w:tentative="1">
      <w:start w:val="1"/>
      <w:numFmt w:val="bullet"/>
      <w:lvlText w:val="o"/>
      <w:lvlJc w:val="left"/>
      <w:pPr>
        <w:tabs>
          <w:tab w:val="num" w:pos="6120"/>
        </w:tabs>
        <w:ind w:left="6120" w:hanging="360"/>
      </w:pPr>
      <w:rPr>
        <w:rFonts w:ascii="Courier New" w:hAnsi="Courier New" w:cs="Courier New" w:hint="default"/>
      </w:rPr>
    </w:lvl>
    <w:lvl w:ilvl="8" w:tplc="0408001B"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4F0E1187"/>
    <w:multiLevelType w:val="hybridMultilevel"/>
    <w:tmpl w:val="40E63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7"/>
  </w:num>
  <w:num w:numId="5">
    <w:abstractNumId w:val="6"/>
  </w:num>
  <w:num w:numId="6">
    <w:abstractNumId w:val="4"/>
  </w:num>
  <w:num w:numId="7">
    <w:abstractNumId w:val="3"/>
  </w:num>
  <w:num w:numId="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iannakopoulou Evangelia">
    <w15:presenceInfo w15:providerId="AD" w15:userId="S-1-5-21-3709671517-2087743416-2442362742-1391"/>
  </w15:person>
  <w15:person w15:author="Anam Sadia">
    <w15:presenceInfo w15:providerId="Windows Live" w15:userId="0e837eccecd3c8c8"/>
  </w15:person>
  <w15:person w15:author="Muhammad Amir">
    <w15:presenceInfo w15:providerId="AD" w15:userId="S-1-5-21-1337940118-3206253284-641890115-13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trackRevisions/>
  <w:defaultTabStop w:val="720"/>
  <w:hyphenationZone w:val="425"/>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2"/>
  </w:compat>
  <w:rsids>
    <w:rsidRoot w:val="00456180"/>
    <w:rsid w:val="000305AE"/>
    <w:rsid w:val="000349E2"/>
    <w:rsid w:val="000562C8"/>
    <w:rsid w:val="000C2272"/>
    <w:rsid w:val="00127751"/>
    <w:rsid w:val="001731C5"/>
    <w:rsid w:val="001939C8"/>
    <w:rsid w:val="001F2A3F"/>
    <w:rsid w:val="00270405"/>
    <w:rsid w:val="0035183E"/>
    <w:rsid w:val="00456180"/>
    <w:rsid w:val="004F0B0D"/>
    <w:rsid w:val="0058618B"/>
    <w:rsid w:val="0067622B"/>
    <w:rsid w:val="00762A54"/>
    <w:rsid w:val="0079476B"/>
    <w:rsid w:val="0079788B"/>
    <w:rsid w:val="009F4E53"/>
    <w:rsid w:val="00AA60BA"/>
    <w:rsid w:val="00AB42A0"/>
    <w:rsid w:val="00B00030"/>
    <w:rsid w:val="00BE17F3"/>
    <w:rsid w:val="00D57C41"/>
    <w:rsid w:val="00D624A2"/>
    <w:rsid w:val="00D66440"/>
    <w:rsid w:val="00D76065"/>
    <w:rsid w:val="00E15034"/>
    <w:rsid w:val="00E65202"/>
    <w:rsid w:val="00E8035B"/>
    <w:rsid w:val="00E87500"/>
    <w:rsid w:val="00FC707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69AFDE9C"/>
  <w15:chartTrackingRefBased/>
  <w15:docId w15:val="{18D5DE6C-9A75-4A8A-A2BF-77E8BC10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6180"/>
    <w:pPr>
      <w:widowControl w:val="0"/>
    </w:pPr>
    <w:rPr>
      <w:lang w:val="en-US"/>
    </w:rPr>
  </w:style>
  <w:style w:type="paragraph" w:styleId="Heading3">
    <w:name w:val="heading 3"/>
    <w:basedOn w:val="Normal"/>
    <w:next w:val="NormalIndent"/>
    <w:link w:val="Heading3Char"/>
    <w:qFormat/>
    <w:rsid w:val="00456180"/>
    <w:pPr>
      <w:widowControl/>
      <w:spacing w:after="0" w:line="240" w:lineRule="auto"/>
      <w:ind w:left="851" w:hanging="851"/>
      <w:outlineLvl w:val="2"/>
    </w:pPr>
    <w:rPr>
      <w:rFonts w:ascii="Arial" w:eastAsia="Times New Roman" w:hAnsi="Arial" w:cs="Arial"/>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56180"/>
    <w:rPr>
      <w:rFonts w:ascii="Arial" w:eastAsia="Times New Roman" w:hAnsi="Arial" w:cs="Arial"/>
      <w:b/>
      <w:bCs/>
      <w:sz w:val="24"/>
      <w:szCs w:val="24"/>
      <w:lang w:val="en-GB"/>
    </w:rPr>
  </w:style>
  <w:style w:type="paragraph" w:styleId="Header">
    <w:name w:val="header"/>
    <w:basedOn w:val="Normal"/>
    <w:link w:val="HeaderChar"/>
    <w:uiPriority w:val="99"/>
    <w:unhideWhenUsed/>
    <w:rsid w:val="00456180"/>
    <w:pPr>
      <w:tabs>
        <w:tab w:val="center" w:pos="4703"/>
        <w:tab w:val="right" w:pos="9406"/>
      </w:tabs>
      <w:spacing w:after="0" w:line="240" w:lineRule="auto"/>
    </w:pPr>
  </w:style>
  <w:style w:type="character" w:customStyle="1" w:styleId="HeaderChar">
    <w:name w:val="Header Char"/>
    <w:basedOn w:val="DefaultParagraphFont"/>
    <w:link w:val="Header"/>
    <w:uiPriority w:val="99"/>
    <w:rsid w:val="00456180"/>
    <w:rPr>
      <w:lang w:val="en-US"/>
    </w:rPr>
  </w:style>
  <w:style w:type="paragraph" w:styleId="Footer">
    <w:name w:val="footer"/>
    <w:basedOn w:val="Normal"/>
    <w:link w:val="FooterChar"/>
    <w:uiPriority w:val="99"/>
    <w:unhideWhenUsed/>
    <w:rsid w:val="00456180"/>
    <w:pPr>
      <w:tabs>
        <w:tab w:val="center" w:pos="4703"/>
        <w:tab w:val="right" w:pos="9406"/>
      </w:tabs>
      <w:spacing w:after="0" w:line="240" w:lineRule="auto"/>
    </w:pPr>
  </w:style>
  <w:style w:type="character" w:customStyle="1" w:styleId="FooterChar">
    <w:name w:val="Footer Char"/>
    <w:basedOn w:val="DefaultParagraphFont"/>
    <w:link w:val="Footer"/>
    <w:uiPriority w:val="99"/>
    <w:rsid w:val="00456180"/>
    <w:rPr>
      <w:lang w:val="en-US"/>
    </w:rPr>
  </w:style>
  <w:style w:type="paragraph" w:styleId="Title">
    <w:name w:val="Title"/>
    <w:basedOn w:val="Normal"/>
    <w:link w:val="TitleChar"/>
    <w:qFormat/>
    <w:rsid w:val="00456180"/>
    <w:pPr>
      <w:widowControl/>
      <w:spacing w:before="240" w:after="60" w:line="240" w:lineRule="atLeast"/>
      <w:jc w:val="center"/>
      <w:outlineLvl w:val="0"/>
    </w:pPr>
    <w:rPr>
      <w:rFonts w:ascii="Arial" w:eastAsia="Times New Roman" w:hAnsi="Arial" w:cs="Arial"/>
      <w:b/>
      <w:bCs/>
      <w:kern w:val="28"/>
      <w:sz w:val="48"/>
      <w:szCs w:val="32"/>
      <w:lang w:val="de-DE" w:eastAsia="de-DE"/>
    </w:rPr>
  </w:style>
  <w:style w:type="character" w:customStyle="1" w:styleId="TitleChar">
    <w:name w:val="Title Char"/>
    <w:basedOn w:val="DefaultParagraphFont"/>
    <w:link w:val="Title"/>
    <w:rsid w:val="00456180"/>
    <w:rPr>
      <w:rFonts w:ascii="Arial" w:eastAsia="Times New Roman" w:hAnsi="Arial" w:cs="Arial"/>
      <w:b/>
      <w:bCs/>
      <w:kern w:val="28"/>
      <w:sz w:val="48"/>
      <w:szCs w:val="32"/>
      <w:lang w:val="de-DE" w:eastAsia="de-DE"/>
    </w:rPr>
  </w:style>
  <w:style w:type="table" w:styleId="TableWeb2">
    <w:name w:val="Table Web 2"/>
    <w:basedOn w:val="TableNormal"/>
    <w:rsid w:val="00456180"/>
    <w:pPr>
      <w:spacing w:before="40" w:after="40" w:line="240" w:lineRule="auto"/>
    </w:pPr>
    <w:rPr>
      <w:rFonts w:ascii="Times New Roman" w:eastAsia="Times New Roman" w:hAnsi="Times New Roman" w:cs="Times New Roman"/>
      <w:sz w:val="20"/>
      <w:szCs w:val="20"/>
      <w:lang w:val="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semiHidden/>
    <w:rsid w:val="00456180"/>
    <w:pPr>
      <w:widowControl/>
      <w:tabs>
        <w:tab w:val="left" w:pos="2138"/>
        <w:tab w:val="left" w:pos="8505"/>
        <w:tab w:val="right" w:pos="8788"/>
      </w:tabs>
      <w:spacing w:before="20" w:after="20" w:line="240" w:lineRule="auto"/>
      <w:ind w:left="1843" w:right="851" w:hanging="851"/>
    </w:pPr>
    <w:rPr>
      <w:rFonts w:ascii="Arial" w:eastAsia="Times New Roman" w:hAnsi="Arial" w:cs="Arial"/>
      <w:sz w:val="24"/>
      <w:szCs w:val="24"/>
      <w:lang w:val="en-GB"/>
    </w:rPr>
  </w:style>
  <w:style w:type="paragraph" w:styleId="NormalIndent">
    <w:name w:val="Normal Indent"/>
    <w:basedOn w:val="Normal"/>
    <w:unhideWhenUsed/>
    <w:rsid w:val="00456180"/>
    <w:pPr>
      <w:ind w:left="720"/>
    </w:pPr>
  </w:style>
  <w:style w:type="paragraph" w:styleId="TOC4">
    <w:name w:val="toc 4"/>
    <w:basedOn w:val="Normal"/>
    <w:next w:val="Normal"/>
    <w:semiHidden/>
    <w:rsid w:val="00D624A2"/>
    <w:pPr>
      <w:widowControl/>
      <w:tabs>
        <w:tab w:val="left" w:pos="8505"/>
        <w:tab w:val="right" w:pos="8788"/>
      </w:tabs>
      <w:spacing w:after="0" w:line="240" w:lineRule="auto"/>
      <w:ind w:left="2268" w:right="851" w:hanging="851"/>
      <w:jc w:val="both"/>
    </w:pPr>
    <w:rPr>
      <w:rFonts w:ascii="Arial" w:eastAsia="Times New Roman" w:hAnsi="Arial" w:cs="Arial"/>
      <w:sz w:val="24"/>
      <w:szCs w:val="24"/>
      <w:lang w:val="en-GB"/>
    </w:rPr>
  </w:style>
  <w:style w:type="paragraph" w:styleId="BodyTextIndent3">
    <w:name w:val="Body Text Indent 3"/>
    <w:basedOn w:val="Normal"/>
    <w:link w:val="BodyTextIndent3Char"/>
    <w:rsid w:val="00D624A2"/>
    <w:pPr>
      <w:widowControl/>
      <w:spacing w:after="120" w:line="240" w:lineRule="auto"/>
      <w:ind w:left="283"/>
      <w:jc w:val="both"/>
    </w:pPr>
    <w:rPr>
      <w:rFonts w:ascii="Arial" w:eastAsia="Times New Roman" w:hAnsi="Arial" w:cs="Times New Roman"/>
      <w:sz w:val="16"/>
      <w:szCs w:val="16"/>
      <w:lang w:val="en-GB"/>
    </w:rPr>
  </w:style>
  <w:style w:type="character" w:customStyle="1" w:styleId="BodyTextIndent3Char">
    <w:name w:val="Body Text Indent 3 Char"/>
    <w:basedOn w:val="DefaultParagraphFont"/>
    <w:link w:val="BodyTextIndent3"/>
    <w:rsid w:val="00D624A2"/>
    <w:rPr>
      <w:rFonts w:ascii="Arial" w:eastAsia="Times New Roman" w:hAnsi="Arial" w:cs="Times New Roman"/>
      <w:sz w:val="16"/>
      <w:szCs w:val="16"/>
      <w:lang w:val="en-GB"/>
    </w:rPr>
  </w:style>
  <w:style w:type="paragraph" w:styleId="BodyTextIndent">
    <w:name w:val="Body Text Indent"/>
    <w:basedOn w:val="Normal"/>
    <w:link w:val="BodyTextIndentChar"/>
    <w:rsid w:val="00D624A2"/>
    <w:pPr>
      <w:widowControl/>
      <w:spacing w:after="0" w:line="240" w:lineRule="auto"/>
      <w:ind w:left="284" w:hanging="284"/>
      <w:jc w:val="both"/>
    </w:pPr>
    <w:rPr>
      <w:rFonts w:ascii="Arial" w:eastAsia="Times New Roman" w:hAnsi="Arial" w:cs="Arial"/>
      <w:sz w:val="24"/>
      <w:szCs w:val="24"/>
      <w:lang w:val="en-GB"/>
    </w:rPr>
  </w:style>
  <w:style w:type="character" w:customStyle="1" w:styleId="BodyTextIndentChar">
    <w:name w:val="Body Text Indent Char"/>
    <w:basedOn w:val="DefaultParagraphFont"/>
    <w:link w:val="BodyTextIndent"/>
    <w:rsid w:val="00D624A2"/>
    <w:rPr>
      <w:rFonts w:ascii="Arial" w:eastAsia="Times New Roman" w:hAnsi="Arial" w:cs="Arial"/>
      <w:sz w:val="24"/>
      <w:szCs w:val="24"/>
      <w:lang w:val="en-GB"/>
    </w:rPr>
  </w:style>
  <w:style w:type="paragraph" w:styleId="TOC5">
    <w:name w:val="toc 5"/>
    <w:basedOn w:val="Normal"/>
    <w:next w:val="Normal"/>
    <w:semiHidden/>
    <w:rsid w:val="00D624A2"/>
    <w:pPr>
      <w:widowControl/>
      <w:tabs>
        <w:tab w:val="right" w:pos="8788"/>
      </w:tabs>
      <w:spacing w:after="0" w:line="240" w:lineRule="auto"/>
      <w:ind w:left="960"/>
      <w:jc w:val="both"/>
    </w:pPr>
    <w:rPr>
      <w:rFonts w:ascii="Arial" w:eastAsia="Times New Roman" w:hAnsi="Arial" w:cs="Arial"/>
      <w:sz w:val="24"/>
      <w:szCs w:val="24"/>
      <w:lang w:val="en-GB"/>
    </w:rPr>
  </w:style>
  <w:style w:type="paragraph" w:styleId="BodyText">
    <w:name w:val="Body Text"/>
    <w:basedOn w:val="Normal"/>
    <w:link w:val="BodyTextChar"/>
    <w:rsid w:val="00D624A2"/>
    <w:pPr>
      <w:widowControl/>
      <w:numPr>
        <w:ilvl w:val="12"/>
      </w:numPr>
      <w:spacing w:after="0" w:line="240" w:lineRule="auto"/>
      <w:jc w:val="both"/>
    </w:pPr>
    <w:rPr>
      <w:rFonts w:ascii="Arial" w:eastAsia="Times New Roman" w:hAnsi="Arial" w:cs="Arial"/>
      <w:color w:val="000000"/>
      <w:sz w:val="24"/>
      <w:szCs w:val="24"/>
      <w:lang w:val="en-GB"/>
    </w:rPr>
  </w:style>
  <w:style w:type="character" w:customStyle="1" w:styleId="BodyTextChar">
    <w:name w:val="Body Text Char"/>
    <w:basedOn w:val="DefaultParagraphFont"/>
    <w:link w:val="BodyText"/>
    <w:rsid w:val="00D624A2"/>
    <w:rPr>
      <w:rFonts w:ascii="Arial" w:eastAsia="Times New Roman" w:hAnsi="Arial" w:cs="Arial"/>
      <w:color w:val="000000"/>
      <w:sz w:val="24"/>
      <w:szCs w:val="24"/>
      <w:lang w:val="en-GB"/>
    </w:rPr>
  </w:style>
  <w:style w:type="paragraph" w:customStyle="1" w:styleId="Default">
    <w:name w:val="Default"/>
    <w:rsid w:val="00D624A2"/>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styleId="Revision">
    <w:name w:val="Revision"/>
    <w:hidden/>
    <w:uiPriority w:val="99"/>
    <w:semiHidden/>
    <w:rsid w:val="00762A54"/>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ÜV-KHB-Dokument" ma:contentTypeID="0x0101000F0F40A61E79486BA522E556366FC50600D69DC16813CCAC4199E3748EC41310F8" ma:contentTypeVersion="38" ma:contentTypeDescription="Inhaltstyp für Dokumente des Konzernhandbuchs" ma:contentTypeScope="" ma:versionID="dff5f5c7dd9aced2e87f745358157381">
  <xsd:schema xmlns:xsd="http://www.w3.org/2001/XMLSchema" xmlns:xs="http://www.w3.org/2001/XMLSchema" xmlns:p="http://schemas.microsoft.com/office/2006/metadata/properties" xmlns:ns1="http://schemas.microsoft.com/sharepoint/v3" xmlns:ns2="c00a56e6-7cd9-4ba5-b32c-fa56f30030d6" xmlns:ns3="ff535a45-5d4a-4b51-b3c9-9fb22c47900e" xmlns:ns4="http://schemas.microsoft.com/sharepoint/v4" targetNamespace="http://schemas.microsoft.com/office/2006/metadata/properties" ma:root="true" ma:fieldsID="0829528e5e728066354fab3b28ebcc2e" ns1:_="" ns2:_="" ns3:_="" ns4:_="">
    <xsd:import namespace="http://schemas.microsoft.com/sharepoint/v3"/>
    <xsd:import namespace="c00a56e6-7cd9-4ba5-b32c-fa56f30030d6"/>
    <xsd:import namespace="ff535a45-5d4a-4b51-b3c9-9fb22c47900e"/>
    <xsd:import namespace="http://schemas.microsoft.com/sharepoint/v4"/>
    <xsd:element name="properties">
      <xsd:complexType>
        <xsd:sequence>
          <xsd:element name="documentManagement">
            <xsd:complexType>
              <xsd:all>
                <xsd:element ref="ns2:KHBRevision"/>
                <xsd:element ref="ns2:KHBErsteller"/>
                <xsd:element ref="ns2:KHBPruefer"/>
                <xsd:element ref="ns2:KHBFreigeber"/>
                <xsd:element ref="ns2:KHBGenehmigungskommentar" minOccurs="0"/>
                <xsd:element ref="ns2:KHBLetzteGenehmigung" minOccurs="0"/>
                <xsd:element ref="ns2:KHB_Status" minOccurs="0"/>
                <xsd:element ref="ns2:KHBDokumentenartTaxHTField0" minOccurs="0"/>
                <xsd:element ref="ns2:KHBStelleTaxHTField0" minOccurs="0"/>
                <xsd:element ref="ns2:KHBProduktbereicheTaxHTField0" minOccurs="0"/>
                <xsd:element ref="ns2:KHBDokumentSpracheTaxHTField0" minOccurs="0"/>
                <xsd:element ref="ns2:KHBFirmaTaxHTField0" minOccurs="0"/>
                <xsd:element ref="ns3:TaxCatchAll" minOccurs="0"/>
                <xsd:element ref="ns4:IconOverlay" minOccurs="0"/>
                <xsd:element ref="ns1:_vti_ItemDeclaredRecord" minOccurs="0"/>
                <xsd:element ref="ns1:_vti_ItemHoldRecordStatus" minOccurs="0"/>
                <xsd:element ref="ns1:_dlc_Exempt" minOccurs="0"/>
                <xsd:element ref="ns1:_dlc_ExpireDateSaved" minOccurs="0"/>
                <xsd:element ref="ns1:_dlc_ExpireDate" minOccurs="0"/>
                <xsd:element ref="ns2:KHBVertraulichkeitTaxHTField0" minOccurs="0"/>
                <xsd:element ref="ns2:G_x00fc_ltigkeit_x0020_b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8" nillable="true" ma:displayName="Deklarierter Datensatz" ma:hidden="true" ma:internalName="_vti_ItemDeclaredRecord" ma:readOnly="true">
      <xsd:simpleType>
        <xsd:restriction base="dms:DateTime"/>
      </xsd:simpleType>
    </xsd:element>
    <xsd:element name="_vti_ItemHoldRecordStatus" ma:index="29" nillable="true" ma:displayName="Halte- und Datensatzstatus" ma:decimals="0" ma:description="" ma:hidden="true" ma:indexed="true" ma:internalName="_vti_ItemHoldRecordStatus" ma:readOnly="true">
      <xsd:simpleType>
        <xsd:restriction base="dms:Unknown"/>
      </xsd:simpleType>
    </xsd:element>
    <xsd:element name="_dlc_Exempt" ma:index="30" nillable="true" ma:displayName="Von der Richtlinie ausgenommen" ma:hidden="true" ma:internalName="_dlc_Exempt" ma:readOnly="true">
      <xsd:simpleType>
        <xsd:restriction base="dms:Unknown"/>
      </xsd:simpleType>
    </xsd:element>
    <xsd:element name="_dlc_ExpireDateSaved" ma:index="31" nillable="true" ma:displayName="Ursprüngliches Ablaufdatum" ma:hidden="true" ma:internalName="_dlc_ExpireDateSaved" ma:readOnly="true">
      <xsd:simpleType>
        <xsd:restriction base="dms:DateTime"/>
      </xsd:simpleType>
    </xsd:element>
    <xsd:element name="_dlc_ExpireDate" ma:index="32" nillable="true" ma:displayName="Ablaufdatum"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00a56e6-7cd9-4ba5-b32c-fa56f30030d6" elementFormDefault="qualified">
    <xsd:import namespace="http://schemas.microsoft.com/office/2006/documentManagement/types"/>
    <xsd:import namespace="http://schemas.microsoft.com/office/infopath/2007/PartnerControls"/>
    <xsd:element name="KHBRevision" ma:index="8" ma:displayName="Revision" ma:internalName="KHBRevision">
      <xsd:simpleType>
        <xsd:restriction base="dms:Text">
          <xsd:maxLength value="255"/>
        </xsd:restriction>
      </xsd:simpleType>
    </xsd:element>
    <xsd:element name="KHBErsteller" ma:index="9" ma:displayName="Dokument Ersteller" ma:list="UserInfo" ma:internalName="KHBErstell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Pruefer" ma:index="10" ma:displayName="Prüfer" ma:list="UserInfo" ma:internalName="KHBPruef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Freigeber" ma:index="11" ma:displayName="Freigeber" ma:list="UserInfo" ma:internalName="KHBFreigeb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Genehmigungskommentar" ma:index="12" nillable="true" ma:displayName="Genehmigungskommentare" ma:internalName="KHBGenehmigungskommentar">
      <xsd:simpleType>
        <xsd:restriction base="dms:Note">
          <xsd:maxLength value="255"/>
        </xsd:restriction>
      </xsd:simpleType>
    </xsd:element>
    <xsd:element name="KHBLetzteGenehmigung" ma:index="13" nillable="true" ma:displayName="Letzte Genehmigung am" ma:format="DateOnly" ma:internalName="KHBLetzteGenehmigung">
      <xsd:simpleType>
        <xsd:restriction base="dms:DateTime"/>
      </xsd:simpleType>
    </xsd:element>
    <xsd:element name="KHB_Status" ma:index="14" nillable="true" ma:displayName="KHB Status" ma:default="Neu" ma:format="Dropdown" ma:internalName="KHB_Status">
      <xsd:simpleType>
        <xsd:restriction base="dms:Choice">
          <xsd:enumeration value="Neu"/>
          <xsd:enumeration value="in Prüfung"/>
          <xsd:enumeration value="in Genehmigung"/>
          <xsd:enumeration value="Genehmigt"/>
          <xsd:enumeration value="Abgelehnt"/>
        </xsd:restriction>
      </xsd:simpleType>
    </xsd:element>
    <xsd:element name="KHBDokumentenartTaxHTField0" ma:index="16" ma:taxonomy="true" ma:internalName="KHBDokumentenartTaxHTField0" ma:taxonomyFieldName="KHBDokumentenart" ma:displayName="Dokumentenart" ma:indexed="true" ma:readOnly="false" ma:default="" ma:fieldId="{23e981b8-f91f-4217-8daf-a413507c5e6a}" ma:sspId="3b356f4f-9e0a-477d-b0e5-a8223df53678" ma:termSetId="0d5e81bf-5cd1-47be-a642-33d10cab3a88" ma:anchorId="866c39fd-fbce-4c69-9d96-468b3eef65ad" ma:open="false" ma:isKeyword="false">
      <xsd:complexType>
        <xsd:sequence>
          <xsd:element ref="pc:Terms" minOccurs="0" maxOccurs="1"/>
        </xsd:sequence>
      </xsd:complexType>
    </xsd:element>
    <xsd:element name="KHBStelleTaxHTField0" ma:index="18" ma:taxonomy="true" ma:internalName="KHBStelleTaxHTField0" ma:taxonomyFieldName="KHBStelle" ma:displayName="Stelle" ma:readOnly="false" ma:default="" ma:fieldId="{35342673-e049-49d2-8c1a-94e416b91b38}" ma:taxonomyMulti="true" ma:sspId="3b356f4f-9e0a-477d-b0e5-a8223df53678" ma:termSetId="0d5e81bf-5cd1-47be-a642-33d10cab3a88" ma:anchorId="860a8300-c4ef-41eb-9a1d-ff653dafe496" ma:open="false" ma:isKeyword="false">
      <xsd:complexType>
        <xsd:sequence>
          <xsd:element ref="pc:Terms" minOccurs="0" maxOccurs="1"/>
        </xsd:sequence>
      </xsd:complexType>
    </xsd:element>
    <xsd:element name="KHBProduktbereicheTaxHTField0" ma:index="20" ma:taxonomy="true" ma:internalName="KHBProduktbereicheTaxHTField0" ma:taxonomyFieldName="KHBProduktbereiche" ma:displayName="Struktur KHB" ma:readOnly="false" ma:default="" ma:fieldId="{cb1e4da6-21a2-43bf-99f2-7b7ccd42a241}" ma:taxonomyMulti="true" ma:sspId="3b356f4f-9e0a-477d-b0e5-a8223df53678" ma:termSetId="2bd63278-500b-4df1-a8b6-0595c4e59828" ma:anchorId="00000000-0000-0000-0000-000000000000" ma:open="false" ma:isKeyword="false">
      <xsd:complexType>
        <xsd:sequence>
          <xsd:element ref="pc:Terms" minOccurs="0" maxOccurs="1"/>
        </xsd:sequence>
      </xsd:complexType>
    </xsd:element>
    <xsd:element name="KHBDokumentSpracheTaxHTField0" ma:index="22" ma:taxonomy="true" ma:internalName="KHBDokumentSpracheTaxHTField0" ma:taxonomyFieldName="KHBDokumentSprache" ma:displayName="Dokumentsprache" ma:readOnly="false" ma:default="" ma:fieldId="{e9333c74-828b-4636-b900-9ade91be680a}" ma:taxonomyMulti="true" ma:sspId="3b356f4f-9e0a-477d-b0e5-a8223df53678" ma:termSetId="0d5e81bf-5cd1-47be-a642-33d10cab3a88" ma:anchorId="7d4ff8e5-9e2a-433e-bf1d-1cfba646127d" ma:open="false" ma:isKeyword="false">
      <xsd:complexType>
        <xsd:sequence>
          <xsd:element ref="pc:Terms" minOccurs="0" maxOccurs="1"/>
        </xsd:sequence>
      </xsd:complexType>
    </xsd:element>
    <xsd:element name="KHBFirmaTaxHTField0" ma:index="24" ma:taxonomy="true" ma:internalName="KHBFirmaTaxHTField0" ma:taxonomyFieldName="KHBFirma" ma:displayName="Firma" ma:readOnly="false" ma:default="" ma:fieldId="{7056aa6f-355d-458a-b53f-58360682dd5c}" ma:taxonomyMulti="true" ma:sspId="3b356f4f-9e0a-477d-b0e5-a8223df53678" ma:termSetId="0d5e81bf-5cd1-47be-a642-33d10cab3a88" ma:anchorId="be1307d2-8577-44bf-923b-d20ca2fa2f8d" ma:open="false" ma:isKeyword="false">
      <xsd:complexType>
        <xsd:sequence>
          <xsd:element ref="pc:Terms" minOccurs="0" maxOccurs="1"/>
        </xsd:sequence>
      </xsd:complexType>
    </xsd:element>
    <xsd:element name="KHBVertraulichkeitTaxHTField0" ma:index="35" ma:taxonomy="true" ma:internalName="KHBVertraulichkeitTaxHTField0" ma:taxonomyFieldName="KHBVertraulichkeit" ma:displayName="Vertraulichkeitsklasse" ma:default="" ma:fieldId="{4c6e679c-8ade-40e3-926f-94ecfdc1557d}" ma:sspId="3b356f4f-9e0a-477d-b0e5-a8223df53678" ma:termSetId="0d5e81bf-5cd1-47be-a642-33d10cab3a88" ma:anchorId="338dcfc7-7234-4859-a1d9-ce929b3788c3" ma:open="false" ma:isKeyword="false">
      <xsd:complexType>
        <xsd:sequence>
          <xsd:element ref="pc:Terms" minOccurs="0" maxOccurs="1"/>
        </xsd:sequence>
      </xsd:complexType>
    </xsd:element>
    <xsd:element name="G_x00fc_ltigkeit_x0020_bis" ma:index="36" nillable="true" ma:displayName="Gültigkeit bis" ma:format="DateOnly" ma:internalName="G_x00fc_ltigkeit_x0020_bi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f535a45-5d4a-4b51-b3c9-9fb22c47900e"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462a6e03-e4c3-45e5-a167-6b15fe54dd60}" ma:internalName="TaxCatchAll" ma:showField="CatchAllData" ma:web="ff535a45-5d4a-4b51-b3c9-9fb22c47900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Inhaltstyp"/>
        <xsd:element ref="dc:title" minOccurs="0" maxOccurs="1" ma:index="1" ma:displayName="Grundlag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Urls xmlns="http://schemas.microsoft.com/sharepoint/v3/contenttype/forms/url">
  <Edit>_layouts/15/Tuev.Khb/EditDoc.aspx</Edit>
</FormUrls>
</file>

<file path=customXml/item4.xml><?xml version="1.0" encoding="utf-8"?>
<?mso-contentType ?>
<p:Policy xmlns:p="office.server.policy" id="" local="true">
  <p:Name>TÜV-KHB-Dokument</p:Name>
  <p:Description/>
  <p:Statement/>
  <p:PolicyItems>
    <p:PolicyItem featureId="Microsoft.Office.RecordsManagement.PolicyFeatures.Expiration" staticId="0x0101000F0F40A61E79486BA522E556366FC50600D69DC16813CCAC4199E3748EC41310F8|954949083" UniqueId="3bdedc42-800b-4553-a32b-c4aadd7f3299">
      <p:Name>Retention</p:Name>
      <p:Description>Automatic scheduling of content for processing, and performing a retention action on content that has reached its due date.</p:Description>
      <p:CustomData>
        <Schedules nextStageId="3" default="false">
          <Schedule type="Default">
            <stages/>
          </Schedule>
          <Schedule type="Record">
            <stages>
              <data stageId="1">
                <formula id="Microsoft.Office.RecordsManagement.PolicyFeatures.Expiration.Formula.BuiltIn">
                  <number>0</number>
                  <property>_vti_ItemDeclaredRecord</property>
                  <propertyId>f9a44731-84eb-43a4-9973-cd2953ad8646</propertyId>
                  <period>days</period>
                </formula>
                <action type="action" id="Microsoft.Office.RecordsManagement.PolicyFeatures.Expiration.Action.SubmitFileCopy" destnExplanation="Transferred due to organizational policy" destnId="df2c2317-87ae-44b2-b8ad-9bbe479565cf" destnName="KHB-Archiv" destnUrl="https://portal.tuev.at/sites/khbArchiv/_vti_bin/OfficialFile.asmx"/>
              </data>
              <data stageId="2">
                <formula id="Microsoft.Office.RecordsManagement.PolicyFeatures.Expiration.Formula.BuiltIn">
                  <number>5</number>
                  <property>KHBLetzteGenehmigung</property>
                  <propertyId>992c2c04-de43-4002-b7b1-d8573c69f232</propertyId>
                  <period>years</period>
                </formula>
                <action type="workflow" id="722df3cc-9316-4e79-bec0-87bb6aafc693"/>
              </data>
            </stages>
          </Schedule>
        </Schedules>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TaxCatchAll xmlns="ff535a45-5d4a-4b51-b3c9-9fb22c47900e">
      <Value>14</Value>
      <Value>8</Value>
      <Value>54</Value>
      <Value>971</Value>
      <Value>18</Value>
      <Value>187</Value>
    </TaxCatchAll>
    <KHBLetzteGenehmigung xmlns="c00a56e6-7cd9-4ba5-b32c-fa56f30030d6">2021-02-21T23:00:00+00:00</KHBLetzteGenehmigung>
    <KHBErsteller xmlns="c00a56e6-7cd9-4ba5-b32c-fa56f30030d6">
      <UserInfo>
        <DisplayName>Angeloudis Charalampos</DisplayName>
        <AccountId>1198</AccountId>
        <AccountType/>
      </UserInfo>
    </KHBErsteller>
    <KHB_Status xmlns="c00a56e6-7cd9-4ba5-b32c-fa56f30030d6">Genehmigt</KHB_Status>
    <IconOverlay xmlns="http://schemas.microsoft.com/sharepoint/v4">|docx|lockoverlay.png</IconOverlay>
    <KHBGenehmigungskommentar xmlns="c00a56e6-7cd9-4ba5-b32c-fa56f30030d6">22.02.2021, 10:50 - Kallias Ioannis: Approved
14.12.2020, 06:49 - Karacsonyi Andreas: ok
02.12.2020, 13:32 - Ladich Alexander: i.O.
</KHBGenehmigungskommentar>
    <KHBFreigeber xmlns="c00a56e6-7cd9-4ba5-b32c-fa56f30030d6">
      <UserInfo>
        <DisplayName>Kallias Ioannis</DisplayName>
        <AccountId>1200</AccountId>
        <AccountType/>
      </UserInfo>
    </KHBFreigeber>
    <KHBStelleTaxHTField0 xmlns="c00a56e6-7cd9-4ba5-b32c-fa56f30030d6">
      <Terms xmlns="http://schemas.microsoft.com/office/infopath/2007/PartnerControls">
        <TermInfo xmlns="http://schemas.microsoft.com/office/infopath/2007/PartnerControls">
          <TermName xmlns="http://schemas.microsoft.com/office/infopath/2007/PartnerControls">MsZ (Managementsystem-Zertifizierung)</TermName>
          <TermId xmlns="http://schemas.microsoft.com/office/infopath/2007/PartnerControls">596843ea-554c-41dc-9f0a-3f7f0b14eee1</TermId>
        </TermInfo>
      </Terms>
    </KHBStelleTaxHTField0>
    <G_x00fc_ltigkeit_x0020_bis xmlns="c00a56e6-7cd9-4ba5-b32c-fa56f30030d6" xsi:nil="true"/>
    <KHBDokumentenartTaxHTField0 xmlns="c00a56e6-7cd9-4ba5-b32c-fa56f30030d6">
      <Terms xmlns="http://schemas.microsoft.com/office/infopath/2007/PartnerControls">
        <TermInfo xmlns="http://schemas.microsoft.com/office/infopath/2007/PartnerControls">
          <TermName xmlns="http://schemas.microsoft.com/office/infopath/2007/PartnerControls">VB (Verfahrensbeschreibung)</TermName>
          <TermId xmlns="http://schemas.microsoft.com/office/infopath/2007/PartnerControls">fec370b3-f5c8-4adc-a872-0ed54d1e3850</TermId>
        </TermInfo>
      </Terms>
    </KHBDokumentenartTaxHTField0>
    <KHBRevision xmlns="c00a56e6-7cd9-4ba5-b32c-fa56f30030d6">00</KHBRevision>
    <KHBPruefer xmlns="c00a56e6-7cd9-4ba5-b32c-fa56f30030d6">
      <UserInfo>
        <DisplayName>Karacsonyi Andreas;#172;#Ladich Alexander</DisplayName>
        <AccountId>195</AccountId>
        <AccountType/>
      </UserInfo>
    </KHBPruefer>
    <KHBDokumentSpracheTaxHTField0 xmlns="c00a56e6-7cd9-4ba5-b32c-fa56f30030d6">
      <Terms xmlns="http://schemas.microsoft.com/office/infopath/2007/PartnerControls">
        <TermInfo xmlns="http://schemas.microsoft.com/office/infopath/2007/PartnerControls">
          <TermName xmlns="http://schemas.microsoft.com/office/infopath/2007/PartnerControls">englisch</TermName>
          <TermId xmlns="http://schemas.microsoft.com/office/infopath/2007/PartnerControls">bf69c23f-91f4-4295-8ea7-b6bbb1f528c0</TermId>
        </TermInfo>
      </Terms>
    </KHBDokumentSpracheTaxHTField0>
    <KHBVertraulichkeitTaxHTField0 xmlns="c00a56e6-7cd9-4ba5-b32c-fa56f30030d6">
      <Terms xmlns="http://schemas.microsoft.com/office/infopath/2007/PartnerControls">
        <TermInfo xmlns="http://schemas.microsoft.com/office/infopath/2007/PartnerControls">
          <TermName xmlns="http://schemas.microsoft.com/office/infopath/2007/PartnerControls">intern</TermName>
          <TermId xmlns="http://schemas.microsoft.com/office/infopath/2007/PartnerControls">5e7178bd-2288-4456-a89a-6593a769b5ce</TermId>
        </TermInfo>
      </Terms>
    </KHBVertraulichkeitTaxHTField0>
    <KHBProduktbereicheTaxHTField0 xmlns="c00a56e6-7cd9-4ba5-b32c-fa56f30030d6">
      <Terms xmlns="http://schemas.microsoft.com/office/infopath/2007/PartnerControls">
        <TermInfo xmlns="http://schemas.microsoft.com/office/infopath/2007/PartnerControls">
          <TermName xmlns="http://schemas.microsoft.com/office/infopath/2007/PartnerControls">Procedures</TermName>
          <TermId xmlns="http://schemas.microsoft.com/office/infopath/2007/PartnerControls">836d8b0b-a68d-4993-9cdd-967439f5055a</TermId>
        </TermInfo>
      </Terms>
    </KHBProduktbereicheTaxHTField0>
    <KHBFirmaTaxHTField0 xmlns="c00a56e6-7cd9-4ba5-b32c-fa56f30030d6">
      <Terms xmlns="http://schemas.microsoft.com/office/infopath/2007/PartnerControls">
        <TermInfo xmlns="http://schemas.microsoft.com/office/infopath/2007/PartnerControls">
          <TermName xmlns="http://schemas.microsoft.com/office/infopath/2007/PartnerControls">TÜV AUSTRIA HELLAS Ltd.</TermName>
          <TermId xmlns="http://schemas.microsoft.com/office/infopath/2007/PartnerControls">82aeaaff-8348-40bf-b779-024b0ea58e40</TermId>
        </TermInfo>
      </Terms>
    </KHBFirmaTaxHTField0>
    <_dlc_ExpireDateSaved xmlns="http://schemas.microsoft.com/sharepoint/v3" xsi:nil="true"/>
    <_dlc_ExpireDate xmlns="http://schemas.microsoft.com/sharepoint/v3">2026-02-21T23:00:00+00:00</_dlc_ExpireDate>
    <_vti_ItemDeclaredRecord xmlns="http://schemas.microsoft.com/sharepoint/v3">2021-02-22T09:50:14+00:00</_vti_ItemDeclaredRecord>
    <_vti_ItemHoldRecordStatus xmlns="http://schemas.microsoft.com/sharepoint/v3">273</_vti_ItemHoldRecordStatus>
  </documentManagement>
</p:properties>
</file>

<file path=customXml/itemProps1.xml><?xml version="1.0" encoding="utf-8"?>
<ds:datastoreItem xmlns:ds="http://schemas.openxmlformats.org/officeDocument/2006/customXml" ds:itemID="{F6519632-18E5-4327-8797-7C1696401CCF}">
  <ds:schemaRefs>
    <ds:schemaRef ds:uri="http://schemas.microsoft.com/sharepoint/v3/contenttype/forms"/>
  </ds:schemaRefs>
</ds:datastoreItem>
</file>

<file path=customXml/itemProps2.xml><?xml version="1.0" encoding="utf-8"?>
<ds:datastoreItem xmlns:ds="http://schemas.openxmlformats.org/officeDocument/2006/customXml" ds:itemID="{59D53E02-CC4A-425B-8E31-95DD05E882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00a56e6-7cd9-4ba5-b32c-fa56f30030d6"/>
    <ds:schemaRef ds:uri="ff535a45-5d4a-4b51-b3c9-9fb22c47900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3F73F6-A088-4363-9506-42D9686595E9}">
  <ds:schemaRefs>
    <ds:schemaRef ds:uri="http://schemas.microsoft.com/sharepoint/v3/contenttype/forms/url"/>
  </ds:schemaRefs>
</ds:datastoreItem>
</file>

<file path=customXml/itemProps4.xml><?xml version="1.0" encoding="utf-8"?>
<ds:datastoreItem xmlns:ds="http://schemas.openxmlformats.org/officeDocument/2006/customXml" ds:itemID="{529E5050-6607-401D-983C-E8586320DDA0}">
  <ds:schemaRefs>
    <ds:schemaRef ds:uri="office.server.policy"/>
  </ds:schemaRefs>
</ds:datastoreItem>
</file>

<file path=customXml/itemProps5.xml><?xml version="1.0" encoding="utf-8"?>
<ds:datastoreItem xmlns:ds="http://schemas.openxmlformats.org/officeDocument/2006/customXml" ds:itemID="{ADF2EEA9-CEC1-448E-BF17-C5CAA171E5F8}">
  <ds:schemaRefs>
    <ds:schemaRef ds:uri="http://schemas.microsoft.com/office/2006/metadata/properties"/>
    <ds:schemaRef ds:uri="http://schemas.microsoft.com/office/infopath/2007/PartnerControls"/>
    <ds:schemaRef ds:uri="ff535a45-5d4a-4b51-b3c9-9fb22c47900e"/>
    <ds:schemaRef ds:uri="c00a56e6-7cd9-4ba5-b32c-fa56f30030d6"/>
    <ds:schemaRef ds:uri="http://schemas.microsoft.com/sharepoint/v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11</Pages>
  <Words>2891</Words>
  <Characters>16483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Evagelia Giannakopoulou</dc:creator>
  <cp:keywords/>
  <dc:description/>
  <cp:lastModifiedBy>Muhammad Amir</cp:lastModifiedBy>
  <cp:revision>4</cp:revision>
  <dcterms:created xsi:type="dcterms:W3CDTF">2024-04-15T09:02:00Z</dcterms:created>
  <dcterms:modified xsi:type="dcterms:W3CDTF">2025-07-16T11:41:00Z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0x0101000F0F40A61E79486BA522E556366FC50600D69DC16813CCAC4199E3748EC41310F8</vt:lpwstr>
  </property>
  <property fmtid="{D5CDD505-2E9C-101B-9397-08002B2CF9AE}" pid="3" name="_dlc_policyId">
    <vt:lpwstr>0x0101000F0F40A61E79486BA522E556366FC50600D69DC16813CCAC4199E3748EC41310F8|954949083</vt:lpwstr>
  </property>
  <property fmtid="{D5CDD505-2E9C-101B-9397-08002B2CF9AE}" pid="4" name="ItemRetentionFormula">
    <vt:lpwstr>&lt;formula id="Microsoft.Office.RecordsManagement.PolicyFeatures.Expiration.Formula.BuiltIn"&gt;&lt;number&gt;5&lt;/number&gt;&lt;property&gt;KHBLetzteGenehmigung&lt;/property&gt;&lt;propertyId&gt;992c2c04-de43-4002-b7b1-d8573c69f232&lt;/propertyId&gt;&lt;period&gt;years&lt;/period&gt;&lt;/formula&gt;</vt:lpwstr>
  </property>
  <property fmtid="{D5CDD505-2E9C-101B-9397-08002B2CF9AE}" pid="5" name="KHBStelle">
    <vt:lpwstr>187;#MsZ (Managementsystem-Zertifizierung)|596843ea-554c-41dc-9f0a-3f7f0b14eee1</vt:lpwstr>
  </property>
  <property fmtid="{D5CDD505-2E9C-101B-9397-08002B2CF9AE}" pid="6" name="KHBProduktbereiche">
    <vt:lpwstr>971;#Procedures|836d8b0b-a68d-4993-9cdd-967439f5055a</vt:lpwstr>
  </property>
  <property fmtid="{D5CDD505-2E9C-101B-9397-08002B2CF9AE}" pid="7" name="KHBFirma">
    <vt:lpwstr>54;#TÜV AUSTRIA HELLAS Ltd.|82aeaaff-8348-40bf-b779-024b0ea58e40</vt:lpwstr>
  </property>
  <property fmtid="{D5CDD505-2E9C-101B-9397-08002B2CF9AE}" pid="8" name="KHBVertraulichkeit">
    <vt:lpwstr>8;#intern|5e7178bd-2288-4456-a89a-6593a769b5ce</vt:lpwstr>
  </property>
  <property fmtid="{D5CDD505-2E9C-101B-9397-08002B2CF9AE}" pid="9" name="KHBDokumentSprache">
    <vt:lpwstr>18;#englisch|bf69c23f-91f4-4295-8ea7-b6bbb1f528c0</vt:lpwstr>
  </property>
  <property fmtid="{D5CDD505-2E9C-101B-9397-08002B2CF9AE}" pid="10" name="KHBDokumentenart">
    <vt:lpwstr>14;#VB (Verfahrensbeschreibung)|fec370b3-f5c8-4adc-a872-0ed54d1e3850</vt:lpwstr>
  </property>
  <property fmtid="{D5CDD505-2E9C-101B-9397-08002B2CF9AE}" pid="11" name="WorkflowChangePath">
    <vt:lpwstr>722df3cc-9316-4e79-bec0-87bb6aafc693,9;722df3cc-9316-4e79-bec0-87bb6aafc693,12;722df3cc-9316-4e79-bec0-87bb6aafc693,14;722df3cc-9316-4e79-bec0-87bb6aafc693,16;722df3cc-9316-4e79-bec0-87bb6aafc693,18;722df3cc-9316-4e79-bec0-87bb6aafc693,18;722df3cc-9316-4e</vt:lpwstr>
  </property>
  <property fmtid="{D5CDD505-2E9C-101B-9397-08002B2CF9AE}" pid="12" name="ecm_ItemDeleteBlockHolders">
    <vt:lpwstr>ecm_InPlaceRecordLock</vt:lpwstr>
  </property>
  <property fmtid="{D5CDD505-2E9C-101B-9397-08002B2CF9AE}" pid="13" name="_dlc_ItemStageId">
    <vt:lpwstr>1</vt:lpwstr>
  </property>
  <property fmtid="{D5CDD505-2E9C-101B-9397-08002B2CF9AE}" pid="14" name="ecm_RecordRestrictions">
    <vt:lpwstr>BlockDelete, BlockEdit</vt:lpwstr>
  </property>
  <property fmtid="{D5CDD505-2E9C-101B-9397-08002B2CF9AE}" pid="15" name="ecm_ItemLockHolders">
    <vt:lpwstr>ecm_InPlaceRecordLock</vt:lpwstr>
  </property>
  <property fmtid="{D5CDD505-2E9C-101B-9397-08002B2CF9AE}" pid="16" name="_dlc_ItemScheduleId">
    <vt:lpwstr>1</vt:lpwstr>
  </property>
  <property fmtid="{D5CDD505-2E9C-101B-9397-08002B2CF9AE}" pid="17" name="_dlc_LastRun">
    <vt:lpwstr>02/23/2021 04:10:16</vt:lpwstr>
  </property>
</Properties>
</file>