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56"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002"/>
        <w:gridCol w:w="13254"/>
      </w:tblGrid>
      <w:tr w:rsidR="003F7D08" w:rsidRPr="00B30BD6" w14:paraId="61F59626" w14:textId="77777777" w:rsidTr="0070349F">
        <w:trPr>
          <w:trHeight w:val="139"/>
          <w:tblCellSpacing w:w="20" w:type="dxa"/>
          <w:jc w:val="center"/>
        </w:trPr>
        <w:tc>
          <w:tcPr>
            <w:tcW w:w="15176" w:type="dxa"/>
            <w:gridSpan w:val="2"/>
            <w:shd w:val="clear" w:color="auto" w:fill="D9D9D9" w:themeFill="background1" w:themeFillShade="D9"/>
          </w:tcPr>
          <w:p w14:paraId="1C541D52" w14:textId="77777777" w:rsidR="003F7D08" w:rsidRPr="00B30BD6" w:rsidRDefault="003F7D08" w:rsidP="005D7750">
            <w:pPr>
              <w:pStyle w:val="TOC3"/>
              <w:tabs>
                <w:tab w:val="clear" w:pos="2138"/>
                <w:tab w:val="clear" w:pos="8505"/>
                <w:tab w:val="clear" w:pos="8788"/>
              </w:tabs>
              <w:spacing w:before="120" w:after="120"/>
              <w:ind w:left="0" w:right="34" w:firstLine="0"/>
              <w:rPr>
                <w:b/>
                <w:bCs/>
                <w:sz w:val="20"/>
                <w:szCs w:val="20"/>
                <w:lang w:val="en-US"/>
              </w:rPr>
            </w:pPr>
            <w:r w:rsidRPr="00B30BD6">
              <w:rPr>
                <w:b/>
                <w:bCs/>
                <w:sz w:val="20"/>
                <w:szCs w:val="20"/>
                <w:lang w:val="en-US"/>
              </w:rPr>
              <w:t>Calculation of Audit Person Days for Energy Management Systems</w:t>
            </w:r>
          </w:p>
        </w:tc>
      </w:tr>
      <w:tr w:rsidR="003F7D08" w:rsidRPr="00B30BD6" w14:paraId="261C65EB" w14:textId="77777777" w:rsidTr="0070349F">
        <w:trPr>
          <w:trHeight w:val="139"/>
          <w:tblCellSpacing w:w="20" w:type="dxa"/>
          <w:jc w:val="center"/>
        </w:trPr>
        <w:tc>
          <w:tcPr>
            <w:tcW w:w="1942" w:type="dxa"/>
            <w:shd w:val="clear" w:color="auto" w:fill="D9D9D9" w:themeFill="background1" w:themeFillShade="D9"/>
          </w:tcPr>
          <w:p w14:paraId="258E14F6" w14:textId="77777777" w:rsidR="003F7D08" w:rsidRPr="00B30BD6" w:rsidRDefault="003F7D08" w:rsidP="005D7750">
            <w:pPr>
              <w:pStyle w:val="TOC3"/>
              <w:tabs>
                <w:tab w:val="clear" w:pos="2138"/>
                <w:tab w:val="clear" w:pos="8505"/>
                <w:tab w:val="clear" w:pos="8788"/>
              </w:tabs>
              <w:ind w:left="0" w:right="34" w:firstLine="0"/>
              <w:rPr>
                <w:b/>
                <w:bCs/>
                <w:sz w:val="20"/>
                <w:szCs w:val="20"/>
                <w:lang w:val="el-GR"/>
              </w:rPr>
            </w:pPr>
            <w:r w:rsidRPr="00B30BD6">
              <w:rPr>
                <w:b/>
                <w:bCs/>
                <w:sz w:val="20"/>
                <w:szCs w:val="20"/>
                <w:lang w:val="en-US"/>
              </w:rPr>
              <w:t>Standard or certification scheme</w:t>
            </w:r>
            <w:r w:rsidRPr="00B30BD6">
              <w:rPr>
                <w:b/>
                <w:bCs/>
                <w:sz w:val="20"/>
                <w:szCs w:val="20"/>
                <w:lang w:val="el-GR"/>
              </w:rPr>
              <w:t xml:space="preserve"> </w:t>
            </w:r>
          </w:p>
        </w:tc>
        <w:tc>
          <w:tcPr>
            <w:tcW w:w="13194" w:type="dxa"/>
            <w:shd w:val="clear" w:color="auto" w:fill="F2F2F2" w:themeFill="background1" w:themeFillShade="F2"/>
            <w:vAlign w:val="center"/>
          </w:tcPr>
          <w:p w14:paraId="56C6DD15" w14:textId="77777777" w:rsidR="003F7D08" w:rsidRPr="00B30BD6" w:rsidRDefault="003F7D08" w:rsidP="005D7750">
            <w:pPr>
              <w:pStyle w:val="TOC3"/>
              <w:tabs>
                <w:tab w:val="clear" w:pos="2138"/>
                <w:tab w:val="clear" w:pos="8505"/>
                <w:tab w:val="clear" w:pos="8788"/>
              </w:tabs>
              <w:ind w:left="0" w:right="34" w:firstLine="0"/>
              <w:rPr>
                <w:b/>
                <w:bCs/>
                <w:sz w:val="20"/>
                <w:szCs w:val="20"/>
                <w:lang w:val="en-US"/>
              </w:rPr>
            </w:pPr>
            <w:r w:rsidRPr="00B30BD6">
              <w:rPr>
                <w:b/>
                <w:bCs/>
                <w:sz w:val="20"/>
                <w:szCs w:val="20"/>
                <w:lang w:val="en-US"/>
              </w:rPr>
              <w:t>ISO 50001:201</w:t>
            </w:r>
            <w:r>
              <w:rPr>
                <w:b/>
                <w:bCs/>
                <w:sz w:val="20"/>
                <w:szCs w:val="20"/>
                <w:lang w:val="en-US"/>
              </w:rPr>
              <w:t>8</w:t>
            </w:r>
          </w:p>
        </w:tc>
      </w:tr>
      <w:tr w:rsidR="003F7D08" w:rsidRPr="00B30BD6" w14:paraId="5EA6D8A2" w14:textId="77777777" w:rsidTr="0070349F">
        <w:trPr>
          <w:trHeight w:val="3151"/>
          <w:tblCellSpacing w:w="20" w:type="dxa"/>
          <w:jc w:val="center"/>
        </w:trPr>
        <w:tc>
          <w:tcPr>
            <w:tcW w:w="1942" w:type="dxa"/>
            <w:shd w:val="clear" w:color="auto" w:fill="D9D9D9" w:themeFill="background1" w:themeFillShade="D9"/>
          </w:tcPr>
          <w:p w14:paraId="2A7EA271" w14:textId="77777777" w:rsidR="003F7D08" w:rsidRPr="00B30BD6" w:rsidRDefault="003F7D08" w:rsidP="005D7750">
            <w:pPr>
              <w:pStyle w:val="TOC3"/>
              <w:tabs>
                <w:tab w:val="clear" w:pos="2138"/>
                <w:tab w:val="clear" w:pos="8505"/>
                <w:tab w:val="clear" w:pos="8788"/>
              </w:tabs>
              <w:ind w:left="0" w:right="34" w:firstLine="0"/>
              <w:rPr>
                <w:b/>
                <w:bCs/>
                <w:sz w:val="20"/>
                <w:szCs w:val="20"/>
                <w:lang w:val="en-US"/>
              </w:rPr>
            </w:pPr>
            <w:r w:rsidRPr="00B30BD6">
              <w:rPr>
                <w:b/>
                <w:bCs/>
                <w:sz w:val="20"/>
                <w:szCs w:val="20"/>
                <w:lang w:val="en-US"/>
              </w:rPr>
              <w:t xml:space="preserve">Equivalent number of personnel </w:t>
            </w:r>
          </w:p>
        </w:tc>
        <w:tc>
          <w:tcPr>
            <w:tcW w:w="13194" w:type="dxa"/>
            <w:shd w:val="clear" w:color="auto" w:fill="auto"/>
            <w:vAlign w:val="center"/>
          </w:tcPr>
          <w:p w14:paraId="572A9A1F" w14:textId="77777777" w:rsidR="003F7D08" w:rsidRPr="00172A35" w:rsidRDefault="003F7D08" w:rsidP="005D7750">
            <w:pPr>
              <w:pStyle w:val="TOC3"/>
              <w:tabs>
                <w:tab w:val="clear" w:pos="2138"/>
                <w:tab w:val="clear" w:pos="8505"/>
                <w:tab w:val="clear" w:pos="8788"/>
              </w:tabs>
              <w:spacing w:before="0" w:after="0"/>
              <w:ind w:left="0" w:right="34" w:firstLine="0"/>
              <w:rPr>
                <w:bCs/>
                <w:sz w:val="20"/>
                <w:szCs w:val="20"/>
                <w:lang w:val="en-US"/>
              </w:rPr>
            </w:pPr>
            <w:r w:rsidRPr="00172A35">
              <w:rPr>
                <w:bCs/>
                <w:sz w:val="20"/>
                <w:szCs w:val="20"/>
                <w:lang w:val="en-US"/>
              </w:rPr>
              <w:t xml:space="preserve">In case of </w:t>
            </w:r>
            <w:proofErr w:type="spellStart"/>
            <w:r w:rsidRPr="00172A35">
              <w:rPr>
                <w:bCs/>
                <w:sz w:val="20"/>
                <w:szCs w:val="20"/>
                <w:lang w:val="en-US"/>
              </w:rPr>
              <w:t>EnMS</w:t>
            </w:r>
            <w:proofErr w:type="spellEnd"/>
            <w:r w:rsidRPr="00172A35">
              <w:rPr>
                <w:bCs/>
                <w:sz w:val="20"/>
                <w:szCs w:val="20"/>
                <w:lang w:val="en-US"/>
              </w:rPr>
              <w:t xml:space="preserve">, as personnel (according to the definition of the relevant guidance (VB-BA-ZET-MS-All-003-MDC-EN) shall be considered those who materially impact the </w:t>
            </w:r>
            <w:proofErr w:type="spellStart"/>
            <w:r w:rsidRPr="00172A35">
              <w:rPr>
                <w:bCs/>
                <w:sz w:val="20"/>
                <w:szCs w:val="20"/>
                <w:lang w:val="en-US"/>
              </w:rPr>
              <w:t>EnMS</w:t>
            </w:r>
            <w:proofErr w:type="spellEnd"/>
            <w:r w:rsidRPr="00172A35">
              <w:rPr>
                <w:bCs/>
                <w:sz w:val="20"/>
                <w:szCs w:val="20"/>
                <w:lang w:val="en-US"/>
              </w:rPr>
              <w:t>, namely:</w:t>
            </w:r>
          </w:p>
          <w:p w14:paraId="186785A2" w14:textId="77777777" w:rsidR="003F7D08" w:rsidRPr="00172A35" w:rsidRDefault="003F7D08" w:rsidP="005D7750">
            <w:pPr>
              <w:widowControl/>
              <w:numPr>
                <w:ilvl w:val="0"/>
                <w:numId w:val="9"/>
              </w:numPr>
              <w:spacing w:after="0" w:line="240" w:lineRule="auto"/>
              <w:jc w:val="both"/>
              <w:rPr>
                <w:rFonts w:ascii="Arial" w:hAnsi="Arial" w:cs="Arial"/>
                <w:bCs/>
                <w:sz w:val="20"/>
                <w:szCs w:val="20"/>
              </w:rPr>
            </w:pPr>
            <w:r w:rsidRPr="00172A35">
              <w:rPr>
                <w:rFonts w:ascii="Arial" w:hAnsi="Arial" w:cs="Arial"/>
                <w:bCs/>
                <w:sz w:val="20"/>
                <w:szCs w:val="20"/>
              </w:rPr>
              <w:t xml:space="preserve">Top management </w:t>
            </w:r>
          </w:p>
          <w:p w14:paraId="567E60AE" w14:textId="77777777" w:rsidR="003F7D08" w:rsidRPr="00172A35" w:rsidRDefault="003F7D08" w:rsidP="005D7750">
            <w:pPr>
              <w:widowControl/>
              <w:numPr>
                <w:ilvl w:val="0"/>
                <w:numId w:val="9"/>
              </w:numPr>
              <w:spacing w:after="0" w:line="240" w:lineRule="auto"/>
              <w:jc w:val="both"/>
              <w:rPr>
                <w:rFonts w:ascii="Arial" w:hAnsi="Arial" w:cs="Arial"/>
                <w:bCs/>
                <w:sz w:val="20"/>
                <w:szCs w:val="20"/>
              </w:rPr>
            </w:pPr>
            <w:r w:rsidRPr="00172A35">
              <w:rPr>
                <w:rFonts w:ascii="Arial" w:hAnsi="Arial" w:cs="Arial"/>
                <w:bCs/>
                <w:sz w:val="20"/>
                <w:szCs w:val="20"/>
              </w:rPr>
              <w:t>The energy management team</w:t>
            </w:r>
          </w:p>
          <w:p w14:paraId="494FE254" w14:textId="77777777" w:rsidR="003F7D08" w:rsidRPr="00172A35" w:rsidRDefault="003F7D08" w:rsidP="005D7750">
            <w:pPr>
              <w:widowControl/>
              <w:numPr>
                <w:ilvl w:val="0"/>
                <w:numId w:val="9"/>
              </w:numPr>
              <w:spacing w:after="0" w:line="240" w:lineRule="auto"/>
              <w:jc w:val="both"/>
              <w:rPr>
                <w:rFonts w:ascii="Arial" w:hAnsi="Arial" w:cs="Arial"/>
                <w:bCs/>
                <w:sz w:val="20"/>
                <w:szCs w:val="20"/>
              </w:rPr>
            </w:pPr>
            <w:r w:rsidRPr="00172A35">
              <w:rPr>
                <w:rFonts w:ascii="Arial" w:hAnsi="Arial" w:cs="Arial"/>
                <w:bCs/>
                <w:sz w:val="20"/>
                <w:szCs w:val="20"/>
              </w:rPr>
              <w:t>The person(s) responsible for procurement related to energy performance</w:t>
            </w:r>
          </w:p>
          <w:p w14:paraId="18AA98AB" w14:textId="77777777" w:rsidR="003F7D08" w:rsidRPr="00172A35" w:rsidRDefault="003F7D08" w:rsidP="005D7750">
            <w:pPr>
              <w:widowControl/>
              <w:numPr>
                <w:ilvl w:val="0"/>
                <w:numId w:val="9"/>
              </w:numPr>
              <w:spacing w:after="0" w:line="240" w:lineRule="auto"/>
              <w:jc w:val="both"/>
              <w:rPr>
                <w:rFonts w:ascii="Arial" w:hAnsi="Arial" w:cs="Arial"/>
                <w:bCs/>
                <w:sz w:val="20"/>
                <w:szCs w:val="20"/>
              </w:rPr>
            </w:pPr>
            <w:r w:rsidRPr="00172A35">
              <w:rPr>
                <w:rFonts w:ascii="Arial" w:hAnsi="Arial" w:cs="Arial"/>
                <w:bCs/>
                <w:sz w:val="20"/>
                <w:szCs w:val="20"/>
              </w:rPr>
              <w:t xml:space="preserve">The person(s) responsible for making major changes that affect energy performance </w:t>
            </w:r>
          </w:p>
          <w:p w14:paraId="63AF9E07" w14:textId="77777777" w:rsidR="003F7D08" w:rsidRPr="00172A35" w:rsidRDefault="003F7D08" w:rsidP="005D7750">
            <w:pPr>
              <w:widowControl/>
              <w:numPr>
                <w:ilvl w:val="0"/>
                <w:numId w:val="9"/>
              </w:numPr>
              <w:spacing w:after="0" w:line="240" w:lineRule="auto"/>
              <w:jc w:val="both"/>
              <w:rPr>
                <w:rFonts w:ascii="Arial" w:hAnsi="Arial" w:cs="Arial"/>
                <w:bCs/>
                <w:sz w:val="20"/>
                <w:szCs w:val="20"/>
              </w:rPr>
            </w:pPr>
            <w:r w:rsidRPr="00172A35">
              <w:rPr>
                <w:rFonts w:ascii="Arial" w:hAnsi="Arial" w:cs="Arial"/>
                <w:bCs/>
                <w:sz w:val="20"/>
                <w:szCs w:val="20"/>
              </w:rPr>
              <w:t>The person(s) responsible for developing, implementing or maintaining energy performance improvements including objectives, energy targets and action plans</w:t>
            </w:r>
          </w:p>
          <w:p w14:paraId="634E5E70" w14:textId="77777777" w:rsidR="003F7D08" w:rsidRPr="00172A35" w:rsidRDefault="003F7D08" w:rsidP="005D7750">
            <w:pPr>
              <w:widowControl/>
              <w:numPr>
                <w:ilvl w:val="0"/>
                <w:numId w:val="9"/>
              </w:numPr>
              <w:spacing w:after="0" w:line="240" w:lineRule="auto"/>
              <w:jc w:val="both"/>
              <w:rPr>
                <w:rFonts w:ascii="Arial" w:hAnsi="Arial" w:cs="Arial"/>
                <w:b/>
                <w:bCs/>
                <w:sz w:val="20"/>
                <w:szCs w:val="20"/>
              </w:rPr>
            </w:pPr>
            <w:r w:rsidRPr="00172A35">
              <w:rPr>
                <w:rFonts w:ascii="Arial" w:hAnsi="Arial" w:cs="Arial"/>
                <w:bCs/>
                <w:sz w:val="20"/>
                <w:szCs w:val="20"/>
              </w:rPr>
              <w:t>The person(s) responsible for developing and maintaining energy data and analysis</w:t>
            </w:r>
          </w:p>
          <w:p w14:paraId="5089DE1B" w14:textId="77777777" w:rsidR="003F7D08" w:rsidRPr="00172A35" w:rsidRDefault="003F7D08" w:rsidP="005D7750">
            <w:pPr>
              <w:widowControl/>
              <w:numPr>
                <w:ilvl w:val="0"/>
                <w:numId w:val="9"/>
              </w:numPr>
              <w:spacing w:after="0" w:line="240" w:lineRule="auto"/>
              <w:jc w:val="both"/>
              <w:rPr>
                <w:rFonts w:ascii="Arial" w:hAnsi="Arial" w:cs="Arial"/>
                <w:b/>
                <w:bCs/>
                <w:sz w:val="20"/>
                <w:szCs w:val="20"/>
              </w:rPr>
            </w:pPr>
            <w:r w:rsidRPr="00172A35">
              <w:rPr>
                <w:rFonts w:ascii="Arial" w:hAnsi="Arial" w:cs="Arial"/>
                <w:bCs/>
                <w:sz w:val="20"/>
                <w:szCs w:val="20"/>
              </w:rPr>
              <w:t>The</w:t>
            </w:r>
            <w:r w:rsidRPr="00172A35">
              <w:rPr>
                <w:rFonts w:ascii="Arial" w:hAnsi="Arial" w:cs="Arial"/>
                <w:b/>
                <w:bCs/>
                <w:sz w:val="20"/>
                <w:szCs w:val="20"/>
              </w:rPr>
              <w:t xml:space="preserve"> </w:t>
            </w:r>
            <w:r w:rsidRPr="00172A35">
              <w:rPr>
                <w:rFonts w:ascii="Arial" w:hAnsi="Arial" w:cs="Arial"/>
                <w:sz w:val="20"/>
                <w:szCs w:val="20"/>
              </w:rPr>
              <w:t>person(s) responsible for planning, operating and maintaining the process related to SEUs</w:t>
            </w:r>
            <w:r w:rsidRPr="00172A35">
              <w:rPr>
                <w:rFonts w:ascii="Arial" w:hAnsi="Arial" w:cs="Arial"/>
                <w:b/>
                <w:bCs/>
                <w:sz w:val="20"/>
                <w:szCs w:val="20"/>
              </w:rPr>
              <w:t xml:space="preserve"> </w:t>
            </w:r>
            <w:r w:rsidRPr="00172A35">
              <w:rPr>
                <w:rFonts w:ascii="Arial" w:hAnsi="Arial" w:cs="Arial"/>
                <w:sz w:val="20"/>
                <w:szCs w:val="20"/>
              </w:rPr>
              <w:t>including during seasonal operations (e.g. harvesting activities, hotels) as appropriate</w:t>
            </w:r>
          </w:p>
          <w:p w14:paraId="541A8F78" w14:textId="77777777" w:rsidR="003F7D08" w:rsidRPr="00172A35" w:rsidRDefault="003F7D08" w:rsidP="005D7750">
            <w:pPr>
              <w:widowControl/>
              <w:numPr>
                <w:ilvl w:val="0"/>
                <w:numId w:val="9"/>
              </w:numPr>
              <w:spacing w:after="0" w:line="240" w:lineRule="auto"/>
              <w:jc w:val="both"/>
              <w:rPr>
                <w:rFonts w:ascii="Arial" w:hAnsi="Arial" w:cs="Arial"/>
                <w:b/>
                <w:bCs/>
                <w:sz w:val="20"/>
                <w:szCs w:val="20"/>
              </w:rPr>
            </w:pPr>
            <w:r w:rsidRPr="00172A35">
              <w:rPr>
                <w:rFonts w:ascii="Arial" w:hAnsi="Arial" w:cs="Arial"/>
                <w:bCs/>
                <w:sz w:val="20"/>
                <w:szCs w:val="20"/>
              </w:rPr>
              <w:t>The person(s) responsible for design which affects energy performance</w:t>
            </w:r>
          </w:p>
          <w:p w14:paraId="4605CB7A" w14:textId="77777777" w:rsidR="0070349F" w:rsidRPr="0070349F" w:rsidRDefault="0070349F" w:rsidP="005D7750">
            <w:pPr>
              <w:widowControl/>
              <w:spacing w:after="0" w:line="240" w:lineRule="auto"/>
              <w:jc w:val="both"/>
              <w:rPr>
                <w:rFonts w:ascii="Arial" w:hAnsi="Arial" w:cs="Arial"/>
                <w:sz w:val="10"/>
                <w:szCs w:val="10"/>
              </w:rPr>
            </w:pPr>
          </w:p>
          <w:p w14:paraId="19FECA62" w14:textId="3F65F8C7" w:rsidR="003F7D08" w:rsidRPr="00172A35" w:rsidRDefault="003F7D08" w:rsidP="005D7750">
            <w:pPr>
              <w:widowControl/>
              <w:spacing w:after="0" w:line="240" w:lineRule="auto"/>
              <w:jc w:val="both"/>
              <w:rPr>
                <w:rFonts w:ascii="Arial" w:hAnsi="Arial" w:cs="Arial"/>
                <w:sz w:val="20"/>
                <w:szCs w:val="20"/>
              </w:rPr>
            </w:pPr>
            <w:r w:rsidRPr="00172A35">
              <w:rPr>
                <w:rFonts w:ascii="Arial" w:hAnsi="Arial" w:cs="Arial"/>
                <w:sz w:val="20"/>
                <w:szCs w:val="20"/>
              </w:rPr>
              <w:t xml:space="preserve">Where a high percentage of </w:t>
            </w:r>
            <w:proofErr w:type="spellStart"/>
            <w:r w:rsidRPr="00172A35">
              <w:rPr>
                <w:rFonts w:ascii="Arial" w:hAnsi="Arial" w:cs="Arial"/>
                <w:sz w:val="20"/>
                <w:szCs w:val="20"/>
              </w:rPr>
              <w:t>EnMS</w:t>
            </w:r>
            <w:proofErr w:type="spellEnd"/>
            <w:r w:rsidRPr="00172A35">
              <w:rPr>
                <w:rFonts w:ascii="Arial" w:hAnsi="Arial" w:cs="Arial"/>
                <w:sz w:val="20"/>
                <w:szCs w:val="20"/>
              </w:rPr>
              <w:t xml:space="preserve"> effective personnel perform similar or repetitive processes, a reduction in the number is permitted.</w:t>
            </w:r>
          </w:p>
        </w:tc>
      </w:tr>
      <w:tr w:rsidR="003F7D08" w:rsidRPr="00B30BD6" w14:paraId="5FEBEE7B" w14:textId="77777777" w:rsidTr="0070349F">
        <w:trPr>
          <w:trHeight w:val="3394"/>
          <w:tblCellSpacing w:w="20" w:type="dxa"/>
          <w:jc w:val="center"/>
        </w:trPr>
        <w:tc>
          <w:tcPr>
            <w:tcW w:w="1942" w:type="dxa"/>
            <w:shd w:val="clear" w:color="auto" w:fill="D9D9D9" w:themeFill="background1" w:themeFillShade="D9"/>
          </w:tcPr>
          <w:p w14:paraId="41D1A02F" w14:textId="77777777" w:rsidR="003F7D08" w:rsidRPr="00B30BD6" w:rsidRDefault="003F7D08" w:rsidP="005D7750">
            <w:pPr>
              <w:pStyle w:val="TOC3"/>
              <w:tabs>
                <w:tab w:val="clear" w:pos="2138"/>
                <w:tab w:val="clear" w:pos="8505"/>
                <w:tab w:val="clear" w:pos="8788"/>
              </w:tabs>
              <w:ind w:left="0" w:right="34" w:firstLine="0"/>
              <w:rPr>
                <w:b/>
                <w:bCs/>
                <w:sz w:val="20"/>
                <w:szCs w:val="20"/>
                <w:lang w:val="en-US"/>
              </w:rPr>
            </w:pPr>
            <w:r w:rsidRPr="00B30BD6">
              <w:rPr>
                <w:b/>
                <w:bCs/>
                <w:sz w:val="20"/>
                <w:szCs w:val="20"/>
                <w:lang w:val="en-US"/>
              </w:rPr>
              <w:t>Audit Duration Table</w:t>
            </w:r>
            <w:r w:rsidRPr="00B30BD6">
              <w:rPr>
                <w:b/>
                <w:bCs/>
                <w:sz w:val="20"/>
                <w:szCs w:val="20"/>
                <w:lang w:val="el-GR"/>
              </w:rPr>
              <w:t xml:space="preserve"> (</w:t>
            </w:r>
            <w:r w:rsidRPr="00B30BD6">
              <w:rPr>
                <w:b/>
                <w:bCs/>
                <w:sz w:val="20"/>
                <w:szCs w:val="20"/>
                <w:lang w:val="en-US"/>
              </w:rPr>
              <w:t>Table</w:t>
            </w:r>
            <w:r w:rsidRPr="00B30BD6">
              <w:rPr>
                <w:b/>
                <w:bCs/>
                <w:sz w:val="20"/>
                <w:szCs w:val="20"/>
                <w:lang w:val="el-GR"/>
              </w:rPr>
              <w:t xml:space="preserve"> 1):</w:t>
            </w:r>
          </w:p>
        </w:tc>
        <w:tc>
          <w:tcPr>
            <w:tcW w:w="13194" w:type="dxa"/>
            <w:shd w:val="clear" w:color="auto" w:fill="auto"/>
          </w:tcPr>
          <w:p w14:paraId="21FB030B" w14:textId="77777777" w:rsidR="003F7D08" w:rsidRPr="00B30BD6" w:rsidRDefault="003F7D08" w:rsidP="005D7750">
            <w:pPr>
              <w:pStyle w:val="BodyTextIndent3"/>
              <w:spacing w:line="276" w:lineRule="auto"/>
              <w:ind w:left="0"/>
              <w:rPr>
                <w:rFonts w:cs="Arial"/>
                <w:sz w:val="20"/>
                <w:szCs w:val="20"/>
                <w:lang w:val="en-US"/>
              </w:rPr>
            </w:pPr>
            <w:r w:rsidRPr="00B30BD6">
              <w:rPr>
                <w:rFonts w:cs="Arial"/>
                <w:sz w:val="20"/>
                <w:szCs w:val="20"/>
                <w:lang w:val="en-US"/>
              </w:rPr>
              <w:t xml:space="preserve">Use the following table for the calculation of audit MDs: </w:t>
            </w:r>
          </w:p>
          <w:tbl>
            <w:tblPr>
              <w:tblW w:w="12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162"/>
              <w:gridCol w:w="1162"/>
              <w:gridCol w:w="1126"/>
              <w:gridCol w:w="1204"/>
              <w:gridCol w:w="1163"/>
              <w:gridCol w:w="1096"/>
              <w:gridCol w:w="1232"/>
              <w:gridCol w:w="1162"/>
              <w:gridCol w:w="1167"/>
            </w:tblGrid>
            <w:tr w:rsidR="003F7D08" w:rsidRPr="00067E0A" w14:paraId="39C86F83" w14:textId="77777777" w:rsidTr="0070349F">
              <w:trPr>
                <w:trHeight w:val="265"/>
                <w:jc w:val="center"/>
              </w:trPr>
              <w:tc>
                <w:tcPr>
                  <w:tcW w:w="1886" w:type="dxa"/>
                  <w:vMerge w:val="restart"/>
                  <w:tcBorders>
                    <w:top w:val="double" w:sz="4" w:space="0" w:color="auto"/>
                    <w:left w:val="double" w:sz="4" w:space="0" w:color="auto"/>
                    <w:right w:val="double" w:sz="4" w:space="0" w:color="auto"/>
                  </w:tcBorders>
                  <w:shd w:val="clear" w:color="auto" w:fill="F2F2F2"/>
                </w:tcPr>
                <w:p w14:paraId="35B079EA" w14:textId="77777777" w:rsidR="003F7D08" w:rsidRPr="00067E0A" w:rsidRDefault="003F7D08" w:rsidP="005D7750">
                  <w:pPr>
                    <w:jc w:val="center"/>
                    <w:rPr>
                      <w:rFonts w:ascii="Arial" w:hAnsi="Arial" w:cs="Arial"/>
                      <w:b/>
                      <w:sz w:val="20"/>
                      <w:szCs w:val="20"/>
                    </w:rPr>
                  </w:pPr>
                </w:p>
                <w:p w14:paraId="4E41D355" w14:textId="77777777" w:rsidR="003F7D08" w:rsidRPr="00067E0A" w:rsidRDefault="003F7D08" w:rsidP="005D7750">
                  <w:pPr>
                    <w:jc w:val="center"/>
                    <w:rPr>
                      <w:rFonts w:ascii="Arial" w:hAnsi="Arial" w:cs="Arial"/>
                      <w:b/>
                      <w:sz w:val="20"/>
                      <w:szCs w:val="20"/>
                    </w:rPr>
                  </w:pPr>
                  <w:r w:rsidRPr="00067E0A">
                    <w:rPr>
                      <w:rFonts w:ascii="Arial" w:hAnsi="Arial" w:cs="Arial"/>
                      <w:b/>
                      <w:sz w:val="20"/>
                      <w:szCs w:val="20"/>
                    </w:rPr>
                    <w:t xml:space="preserve">Equivalent number of personnel </w:t>
                  </w:r>
                </w:p>
              </w:tc>
              <w:tc>
                <w:tcPr>
                  <w:tcW w:w="10474" w:type="dxa"/>
                  <w:gridSpan w:val="9"/>
                  <w:tcBorders>
                    <w:top w:val="double" w:sz="4" w:space="0" w:color="auto"/>
                    <w:left w:val="double" w:sz="4" w:space="0" w:color="auto"/>
                    <w:right w:val="double" w:sz="4" w:space="0" w:color="auto"/>
                  </w:tcBorders>
                  <w:shd w:val="clear" w:color="auto" w:fill="F2F2F2"/>
                </w:tcPr>
                <w:p w14:paraId="4E554F1A" w14:textId="77777777" w:rsidR="003F7D08" w:rsidRPr="00067E0A" w:rsidRDefault="003F7D08" w:rsidP="005D7750">
                  <w:pPr>
                    <w:pStyle w:val="Header"/>
                    <w:jc w:val="center"/>
                    <w:rPr>
                      <w:rFonts w:ascii="Arial" w:hAnsi="Arial" w:cs="Arial"/>
                      <w:sz w:val="20"/>
                      <w:szCs w:val="20"/>
                    </w:rPr>
                  </w:pPr>
                  <w:r w:rsidRPr="00067E0A">
                    <w:rPr>
                      <w:rFonts w:ascii="Arial" w:eastAsia="Times New Roman" w:hAnsi="Arial" w:cs="Arial"/>
                      <w:b/>
                      <w:bCs/>
                      <w:sz w:val="20"/>
                      <w:szCs w:val="20"/>
                      <w:lang w:val="en-GB"/>
                    </w:rPr>
                    <w:t>Complexity / Audit MD</w:t>
                  </w:r>
                  <w:r w:rsidRPr="00067E0A">
                    <w:rPr>
                      <w:rFonts w:ascii="Arial" w:hAnsi="Arial" w:cs="Arial"/>
                      <w:b/>
                      <w:sz w:val="20"/>
                      <w:szCs w:val="20"/>
                    </w:rPr>
                    <w:t xml:space="preserve"> </w:t>
                  </w:r>
                </w:p>
              </w:tc>
            </w:tr>
            <w:tr w:rsidR="003F7D08" w:rsidRPr="00067E0A" w14:paraId="4FB492EB" w14:textId="77777777" w:rsidTr="0070349F">
              <w:trPr>
                <w:trHeight w:val="234"/>
                <w:jc w:val="center"/>
              </w:trPr>
              <w:tc>
                <w:tcPr>
                  <w:tcW w:w="1886" w:type="dxa"/>
                  <w:vMerge/>
                  <w:tcBorders>
                    <w:left w:val="double" w:sz="4" w:space="0" w:color="auto"/>
                    <w:right w:val="double" w:sz="4" w:space="0" w:color="auto"/>
                  </w:tcBorders>
                  <w:shd w:val="clear" w:color="auto" w:fill="F2F2F2"/>
                </w:tcPr>
                <w:p w14:paraId="596AD0FA" w14:textId="77777777" w:rsidR="003F7D08" w:rsidRPr="00067E0A" w:rsidRDefault="003F7D08" w:rsidP="005D7750">
                  <w:pPr>
                    <w:rPr>
                      <w:rFonts w:ascii="Arial" w:hAnsi="Arial" w:cs="Arial"/>
                      <w:sz w:val="20"/>
                      <w:szCs w:val="20"/>
                    </w:rPr>
                  </w:pPr>
                </w:p>
              </w:tc>
              <w:tc>
                <w:tcPr>
                  <w:tcW w:w="3450" w:type="dxa"/>
                  <w:gridSpan w:val="3"/>
                  <w:tcBorders>
                    <w:left w:val="double" w:sz="4" w:space="0" w:color="auto"/>
                    <w:bottom w:val="double" w:sz="4" w:space="0" w:color="auto"/>
                    <w:right w:val="double" w:sz="4" w:space="0" w:color="auto"/>
                  </w:tcBorders>
                  <w:shd w:val="clear" w:color="auto" w:fill="F2F2F2"/>
                </w:tcPr>
                <w:p w14:paraId="71DFDF3C" w14:textId="77777777" w:rsidR="003F7D08" w:rsidRPr="00067E0A" w:rsidRDefault="003F7D08" w:rsidP="005D7750">
                  <w:pPr>
                    <w:rPr>
                      <w:rFonts w:ascii="Arial" w:hAnsi="Arial" w:cs="Arial"/>
                      <w:b/>
                      <w:bCs/>
                      <w:sz w:val="20"/>
                      <w:szCs w:val="20"/>
                    </w:rPr>
                  </w:pPr>
                  <w:r w:rsidRPr="00067E0A">
                    <w:rPr>
                      <w:rFonts w:ascii="Arial" w:eastAsia="Times New Roman" w:hAnsi="Arial" w:cs="Arial"/>
                      <w:b/>
                      <w:bCs/>
                      <w:sz w:val="20"/>
                      <w:szCs w:val="20"/>
                      <w:lang w:val="en-GB"/>
                    </w:rPr>
                    <w:t>Certification audit (stage 1 and stage 2)</w:t>
                  </w:r>
                </w:p>
              </w:tc>
              <w:tc>
                <w:tcPr>
                  <w:tcW w:w="3463" w:type="dxa"/>
                  <w:gridSpan w:val="3"/>
                  <w:tcBorders>
                    <w:left w:val="double" w:sz="4" w:space="0" w:color="auto"/>
                    <w:bottom w:val="double" w:sz="4" w:space="0" w:color="auto"/>
                    <w:right w:val="double" w:sz="4" w:space="0" w:color="auto"/>
                  </w:tcBorders>
                  <w:shd w:val="clear" w:color="auto" w:fill="F2F2F2"/>
                </w:tcPr>
                <w:p w14:paraId="3483E786" w14:textId="77777777" w:rsidR="003F7D08" w:rsidRPr="00067E0A" w:rsidRDefault="003F7D08" w:rsidP="005D7750">
                  <w:pPr>
                    <w:jc w:val="center"/>
                    <w:rPr>
                      <w:rFonts w:ascii="Arial" w:hAnsi="Arial" w:cs="Arial"/>
                      <w:b/>
                      <w:sz w:val="20"/>
                      <w:szCs w:val="20"/>
                    </w:rPr>
                  </w:pPr>
                  <w:r w:rsidRPr="00067E0A">
                    <w:rPr>
                      <w:rFonts w:ascii="Arial" w:hAnsi="Arial" w:cs="Arial"/>
                      <w:b/>
                      <w:sz w:val="20"/>
                      <w:szCs w:val="20"/>
                    </w:rPr>
                    <w:t>Surveillance Audit</w:t>
                  </w:r>
                </w:p>
              </w:tc>
              <w:tc>
                <w:tcPr>
                  <w:tcW w:w="3561" w:type="dxa"/>
                  <w:gridSpan w:val="3"/>
                  <w:tcBorders>
                    <w:left w:val="double" w:sz="4" w:space="0" w:color="auto"/>
                    <w:bottom w:val="double" w:sz="4" w:space="0" w:color="auto"/>
                    <w:right w:val="double" w:sz="4" w:space="0" w:color="auto"/>
                  </w:tcBorders>
                  <w:shd w:val="clear" w:color="auto" w:fill="F2F2F2"/>
                </w:tcPr>
                <w:p w14:paraId="4355DAB8" w14:textId="77777777" w:rsidR="003F7D08" w:rsidRPr="00067E0A" w:rsidRDefault="003F7D08" w:rsidP="005D7750">
                  <w:pPr>
                    <w:jc w:val="center"/>
                    <w:rPr>
                      <w:rFonts w:ascii="Arial" w:hAnsi="Arial" w:cs="Arial"/>
                      <w:b/>
                      <w:sz w:val="20"/>
                      <w:szCs w:val="20"/>
                    </w:rPr>
                  </w:pPr>
                  <w:r w:rsidRPr="00067E0A">
                    <w:rPr>
                      <w:rFonts w:ascii="Arial" w:hAnsi="Arial" w:cs="Arial"/>
                      <w:b/>
                      <w:sz w:val="20"/>
                      <w:szCs w:val="20"/>
                    </w:rPr>
                    <w:t>Recertification audit</w:t>
                  </w:r>
                </w:p>
              </w:tc>
            </w:tr>
            <w:tr w:rsidR="003F7D08" w:rsidRPr="00067E0A" w14:paraId="04621E10" w14:textId="77777777" w:rsidTr="0070349F">
              <w:trPr>
                <w:trHeight w:val="385"/>
                <w:jc w:val="center"/>
              </w:trPr>
              <w:tc>
                <w:tcPr>
                  <w:tcW w:w="1886" w:type="dxa"/>
                  <w:vMerge/>
                  <w:tcBorders>
                    <w:left w:val="double" w:sz="4" w:space="0" w:color="auto"/>
                    <w:bottom w:val="single" w:sz="4" w:space="0" w:color="auto"/>
                    <w:right w:val="double" w:sz="4" w:space="0" w:color="auto"/>
                  </w:tcBorders>
                  <w:shd w:val="clear" w:color="auto" w:fill="F2F2F2"/>
                </w:tcPr>
                <w:p w14:paraId="5D75258C" w14:textId="77777777" w:rsidR="003F7D08" w:rsidRPr="00067E0A" w:rsidRDefault="003F7D08" w:rsidP="005D7750">
                  <w:pPr>
                    <w:rPr>
                      <w:rFonts w:ascii="Arial" w:hAnsi="Arial" w:cs="Arial"/>
                      <w:sz w:val="20"/>
                      <w:szCs w:val="20"/>
                    </w:rPr>
                  </w:pPr>
                </w:p>
              </w:tc>
              <w:tc>
                <w:tcPr>
                  <w:tcW w:w="1162" w:type="dxa"/>
                  <w:tcBorders>
                    <w:top w:val="double" w:sz="4" w:space="0" w:color="auto"/>
                    <w:left w:val="double" w:sz="4" w:space="0" w:color="auto"/>
                    <w:bottom w:val="single" w:sz="4" w:space="0" w:color="auto"/>
                  </w:tcBorders>
                  <w:shd w:val="clear" w:color="auto" w:fill="F2F2F2"/>
                </w:tcPr>
                <w:p w14:paraId="722E6670" w14:textId="77777777" w:rsidR="003F7D08" w:rsidRPr="00067E0A" w:rsidRDefault="003F7D08" w:rsidP="005D7750">
                  <w:pPr>
                    <w:spacing w:before="120"/>
                    <w:jc w:val="center"/>
                    <w:rPr>
                      <w:rFonts w:ascii="Arial" w:hAnsi="Arial" w:cs="Arial"/>
                      <w:b/>
                      <w:sz w:val="20"/>
                      <w:szCs w:val="20"/>
                      <w:lang w:val="el-GR"/>
                    </w:rPr>
                  </w:pPr>
                  <w:r w:rsidRPr="00067E0A">
                    <w:rPr>
                      <w:rFonts w:ascii="Arial" w:hAnsi="Arial" w:cs="Arial"/>
                      <w:b/>
                      <w:sz w:val="20"/>
                      <w:szCs w:val="20"/>
                    </w:rPr>
                    <w:t>Low</w:t>
                  </w:r>
                </w:p>
              </w:tc>
              <w:tc>
                <w:tcPr>
                  <w:tcW w:w="1162" w:type="dxa"/>
                  <w:tcBorders>
                    <w:top w:val="double" w:sz="4" w:space="0" w:color="auto"/>
                    <w:bottom w:val="single" w:sz="4" w:space="0" w:color="auto"/>
                  </w:tcBorders>
                  <w:shd w:val="clear" w:color="auto" w:fill="F2F2F2"/>
                </w:tcPr>
                <w:p w14:paraId="791CDD2E"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Medium</w:t>
                  </w:r>
                </w:p>
              </w:tc>
              <w:tc>
                <w:tcPr>
                  <w:tcW w:w="1124" w:type="dxa"/>
                  <w:tcBorders>
                    <w:top w:val="double" w:sz="4" w:space="0" w:color="auto"/>
                    <w:bottom w:val="single" w:sz="4" w:space="0" w:color="auto"/>
                    <w:right w:val="double" w:sz="4" w:space="0" w:color="auto"/>
                  </w:tcBorders>
                  <w:shd w:val="clear" w:color="auto" w:fill="F2F2F2"/>
                </w:tcPr>
                <w:p w14:paraId="635E2FB6"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High</w:t>
                  </w:r>
                </w:p>
              </w:tc>
              <w:tc>
                <w:tcPr>
                  <w:tcW w:w="1204" w:type="dxa"/>
                  <w:tcBorders>
                    <w:top w:val="double" w:sz="4" w:space="0" w:color="auto"/>
                    <w:left w:val="double" w:sz="4" w:space="0" w:color="auto"/>
                    <w:bottom w:val="single" w:sz="4" w:space="0" w:color="auto"/>
                  </w:tcBorders>
                  <w:shd w:val="clear" w:color="auto" w:fill="F2F2F2"/>
                </w:tcPr>
                <w:p w14:paraId="2F5938A7" w14:textId="77777777" w:rsidR="003F7D08" w:rsidRPr="00067E0A" w:rsidRDefault="003F7D08" w:rsidP="005D7750">
                  <w:pPr>
                    <w:spacing w:before="120"/>
                    <w:jc w:val="center"/>
                    <w:rPr>
                      <w:rFonts w:ascii="Arial" w:hAnsi="Arial" w:cs="Arial"/>
                      <w:b/>
                      <w:sz w:val="20"/>
                      <w:szCs w:val="20"/>
                      <w:lang w:val="el-GR"/>
                    </w:rPr>
                  </w:pPr>
                  <w:r w:rsidRPr="00067E0A">
                    <w:rPr>
                      <w:rFonts w:ascii="Arial" w:hAnsi="Arial" w:cs="Arial"/>
                      <w:b/>
                      <w:sz w:val="20"/>
                      <w:szCs w:val="20"/>
                    </w:rPr>
                    <w:t>Low</w:t>
                  </w:r>
                </w:p>
              </w:tc>
              <w:tc>
                <w:tcPr>
                  <w:tcW w:w="1163" w:type="dxa"/>
                  <w:tcBorders>
                    <w:top w:val="double" w:sz="4" w:space="0" w:color="auto"/>
                    <w:bottom w:val="single" w:sz="4" w:space="0" w:color="auto"/>
                  </w:tcBorders>
                  <w:shd w:val="clear" w:color="auto" w:fill="F2F2F2"/>
                </w:tcPr>
                <w:p w14:paraId="0CDF28DA"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Medium</w:t>
                  </w:r>
                </w:p>
              </w:tc>
              <w:tc>
                <w:tcPr>
                  <w:tcW w:w="1095" w:type="dxa"/>
                  <w:tcBorders>
                    <w:top w:val="double" w:sz="4" w:space="0" w:color="auto"/>
                    <w:bottom w:val="single" w:sz="4" w:space="0" w:color="auto"/>
                    <w:right w:val="double" w:sz="4" w:space="0" w:color="auto"/>
                  </w:tcBorders>
                  <w:shd w:val="clear" w:color="auto" w:fill="F2F2F2"/>
                </w:tcPr>
                <w:p w14:paraId="682EDFED"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High</w:t>
                  </w:r>
                </w:p>
              </w:tc>
              <w:tc>
                <w:tcPr>
                  <w:tcW w:w="1232" w:type="dxa"/>
                  <w:tcBorders>
                    <w:top w:val="double" w:sz="4" w:space="0" w:color="auto"/>
                    <w:left w:val="double" w:sz="4" w:space="0" w:color="auto"/>
                    <w:bottom w:val="single" w:sz="4" w:space="0" w:color="auto"/>
                  </w:tcBorders>
                  <w:shd w:val="clear" w:color="auto" w:fill="F2F2F2"/>
                </w:tcPr>
                <w:p w14:paraId="695171CB" w14:textId="77777777" w:rsidR="003F7D08" w:rsidRPr="00067E0A" w:rsidRDefault="003F7D08" w:rsidP="005D7750">
                  <w:pPr>
                    <w:spacing w:before="120"/>
                    <w:jc w:val="center"/>
                    <w:rPr>
                      <w:rFonts w:ascii="Arial" w:hAnsi="Arial" w:cs="Arial"/>
                      <w:b/>
                      <w:sz w:val="20"/>
                      <w:szCs w:val="20"/>
                      <w:lang w:val="el-GR"/>
                    </w:rPr>
                  </w:pPr>
                  <w:r w:rsidRPr="00067E0A">
                    <w:rPr>
                      <w:rFonts w:ascii="Arial" w:hAnsi="Arial" w:cs="Arial"/>
                      <w:b/>
                      <w:sz w:val="20"/>
                      <w:szCs w:val="20"/>
                    </w:rPr>
                    <w:t>Low</w:t>
                  </w:r>
                </w:p>
              </w:tc>
              <w:tc>
                <w:tcPr>
                  <w:tcW w:w="1162" w:type="dxa"/>
                  <w:tcBorders>
                    <w:top w:val="double" w:sz="4" w:space="0" w:color="auto"/>
                    <w:bottom w:val="single" w:sz="4" w:space="0" w:color="auto"/>
                  </w:tcBorders>
                  <w:shd w:val="clear" w:color="auto" w:fill="F2F2F2"/>
                </w:tcPr>
                <w:p w14:paraId="74876BC2"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Medium</w:t>
                  </w:r>
                </w:p>
              </w:tc>
              <w:tc>
                <w:tcPr>
                  <w:tcW w:w="1165" w:type="dxa"/>
                  <w:tcBorders>
                    <w:top w:val="double" w:sz="4" w:space="0" w:color="auto"/>
                    <w:bottom w:val="single" w:sz="4" w:space="0" w:color="auto"/>
                    <w:right w:val="double" w:sz="4" w:space="0" w:color="auto"/>
                  </w:tcBorders>
                  <w:shd w:val="clear" w:color="auto" w:fill="F2F2F2"/>
                </w:tcPr>
                <w:p w14:paraId="0A3DEAB7" w14:textId="77777777" w:rsidR="003F7D08" w:rsidRPr="00067E0A" w:rsidRDefault="003F7D08" w:rsidP="005D7750">
                  <w:pPr>
                    <w:spacing w:before="120"/>
                    <w:jc w:val="center"/>
                    <w:rPr>
                      <w:rFonts w:ascii="Arial" w:hAnsi="Arial" w:cs="Arial"/>
                      <w:b/>
                      <w:sz w:val="20"/>
                      <w:szCs w:val="20"/>
                    </w:rPr>
                  </w:pPr>
                  <w:r w:rsidRPr="00067E0A">
                    <w:rPr>
                      <w:rFonts w:ascii="Arial" w:hAnsi="Arial" w:cs="Arial"/>
                      <w:b/>
                      <w:sz w:val="20"/>
                      <w:szCs w:val="20"/>
                    </w:rPr>
                    <w:t>High</w:t>
                  </w:r>
                </w:p>
              </w:tc>
            </w:tr>
            <w:tr w:rsidR="003F7D08" w:rsidRPr="00067E0A" w14:paraId="13AE9729" w14:textId="77777777" w:rsidTr="0070349F">
              <w:trPr>
                <w:trHeight w:val="330"/>
                <w:jc w:val="center"/>
              </w:trPr>
              <w:tc>
                <w:tcPr>
                  <w:tcW w:w="1886" w:type="dxa"/>
                  <w:tcBorders>
                    <w:left w:val="double" w:sz="4" w:space="0" w:color="auto"/>
                    <w:bottom w:val="single" w:sz="4" w:space="0" w:color="auto"/>
                    <w:right w:val="double" w:sz="4" w:space="0" w:color="auto"/>
                  </w:tcBorders>
                  <w:shd w:val="clear" w:color="auto" w:fill="auto"/>
                </w:tcPr>
                <w:p w14:paraId="43280C67"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1 to 8</w:t>
                  </w:r>
                </w:p>
              </w:tc>
              <w:tc>
                <w:tcPr>
                  <w:tcW w:w="1162" w:type="dxa"/>
                  <w:tcBorders>
                    <w:left w:val="double" w:sz="4" w:space="0" w:color="auto"/>
                    <w:bottom w:val="single" w:sz="4" w:space="0" w:color="auto"/>
                    <w:right w:val="single" w:sz="4" w:space="0" w:color="auto"/>
                  </w:tcBorders>
                  <w:shd w:val="clear" w:color="auto" w:fill="auto"/>
                </w:tcPr>
                <w:p w14:paraId="727094EB"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2,5</w:t>
                  </w:r>
                </w:p>
              </w:tc>
              <w:tc>
                <w:tcPr>
                  <w:tcW w:w="1162" w:type="dxa"/>
                  <w:tcBorders>
                    <w:left w:val="single" w:sz="4" w:space="0" w:color="auto"/>
                    <w:bottom w:val="single" w:sz="4" w:space="0" w:color="auto"/>
                    <w:right w:val="single" w:sz="4" w:space="0" w:color="auto"/>
                  </w:tcBorders>
                  <w:shd w:val="clear" w:color="auto" w:fill="auto"/>
                </w:tcPr>
                <w:p w14:paraId="640E02D7"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4</w:t>
                  </w:r>
                </w:p>
              </w:tc>
              <w:tc>
                <w:tcPr>
                  <w:tcW w:w="1124" w:type="dxa"/>
                  <w:tcBorders>
                    <w:left w:val="single" w:sz="4" w:space="0" w:color="auto"/>
                    <w:bottom w:val="single" w:sz="4" w:space="0" w:color="auto"/>
                    <w:right w:val="double" w:sz="4" w:space="0" w:color="auto"/>
                  </w:tcBorders>
                  <w:shd w:val="clear" w:color="auto" w:fill="auto"/>
                </w:tcPr>
                <w:p w14:paraId="088FDB89"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5</w:t>
                  </w:r>
                </w:p>
              </w:tc>
              <w:tc>
                <w:tcPr>
                  <w:tcW w:w="1204" w:type="dxa"/>
                  <w:tcBorders>
                    <w:left w:val="double" w:sz="4" w:space="0" w:color="auto"/>
                    <w:bottom w:val="single" w:sz="4" w:space="0" w:color="auto"/>
                    <w:right w:val="single" w:sz="4" w:space="0" w:color="auto"/>
                  </w:tcBorders>
                  <w:shd w:val="clear" w:color="auto" w:fill="auto"/>
                </w:tcPr>
                <w:p w14:paraId="11E5B9B0"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1</w:t>
                  </w:r>
                </w:p>
              </w:tc>
              <w:tc>
                <w:tcPr>
                  <w:tcW w:w="1163" w:type="dxa"/>
                  <w:tcBorders>
                    <w:left w:val="single" w:sz="4" w:space="0" w:color="auto"/>
                    <w:bottom w:val="single" w:sz="4" w:space="0" w:color="auto"/>
                    <w:right w:val="single" w:sz="4" w:space="0" w:color="auto"/>
                  </w:tcBorders>
                  <w:shd w:val="clear" w:color="auto" w:fill="auto"/>
                </w:tcPr>
                <w:p w14:paraId="35116124"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76C87180"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1,5</w:t>
                  </w:r>
                </w:p>
              </w:tc>
              <w:tc>
                <w:tcPr>
                  <w:tcW w:w="1232" w:type="dxa"/>
                  <w:tcBorders>
                    <w:left w:val="double" w:sz="4" w:space="0" w:color="auto"/>
                    <w:bottom w:val="single" w:sz="4" w:space="0" w:color="auto"/>
                    <w:right w:val="single" w:sz="4" w:space="0" w:color="auto"/>
                  </w:tcBorders>
                  <w:shd w:val="clear" w:color="auto" w:fill="auto"/>
                </w:tcPr>
                <w:p w14:paraId="02B72A06"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47D3D8A8"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2,5</w:t>
                  </w:r>
                </w:p>
              </w:tc>
              <w:tc>
                <w:tcPr>
                  <w:tcW w:w="1165" w:type="dxa"/>
                  <w:tcBorders>
                    <w:left w:val="single" w:sz="4" w:space="0" w:color="auto"/>
                    <w:bottom w:val="single" w:sz="4" w:space="0" w:color="auto"/>
                    <w:right w:val="double" w:sz="4" w:space="0" w:color="auto"/>
                  </w:tcBorders>
                  <w:shd w:val="clear" w:color="auto" w:fill="auto"/>
                </w:tcPr>
                <w:p w14:paraId="252B92E1"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3</w:t>
                  </w:r>
                </w:p>
              </w:tc>
            </w:tr>
            <w:tr w:rsidR="003F7D08" w:rsidRPr="00067E0A" w14:paraId="2EA33CC3"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2BE9B612"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9 to 15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3FFA9087"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4</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0A876988"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6</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07E83BC2"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7</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7349418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5C643096"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2</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0AA8C23D"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2,5</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0730462D"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2,5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6200DFAC"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4</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5691B395"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5</w:t>
                  </w:r>
                </w:p>
              </w:tc>
            </w:tr>
            <w:tr w:rsidR="003F7D08" w:rsidRPr="00067E0A" w14:paraId="05236C32"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475ED251"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16 to 25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1BB74039"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60279988"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7</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6A39D38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9</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47754CDE"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2</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7A12C486"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2,5</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3D0A4DC1"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3</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4F55AF5E"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3,5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25358337"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5</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10F79532"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6</w:t>
                  </w:r>
                </w:p>
              </w:tc>
            </w:tr>
            <w:tr w:rsidR="003F7D08" w:rsidRPr="00067E0A" w14:paraId="2C04A973"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3AFA6327"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26 to 65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32BA905B"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6,5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3A40CDF3"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8</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6329A36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10</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4F6F05EE"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2</w:t>
                  </w:r>
                  <w:r w:rsidRPr="00067E0A">
                    <w:rPr>
                      <w:rFonts w:ascii="Arial" w:hAnsi="Arial" w:cs="Arial"/>
                      <w:sz w:val="20"/>
                      <w:szCs w:val="20"/>
                    </w:rPr>
                    <w:t>,5</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71434EEE"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3</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3E37E7A3"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3</w:t>
                  </w:r>
                  <w:r w:rsidRPr="00067E0A">
                    <w:rPr>
                      <w:rFonts w:ascii="Arial" w:hAnsi="Arial" w:cs="Arial"/>
                      <w:sz w:val="20"/>
                      <w:szCs w:val="20"/>
                    </w:rPr>
                    <w:t>,5</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01BE36B4"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79454CBD"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6</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729DD516"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7</w:t>
                  </w:r>
                </w:p>
              </w:tc>
            </w:tr>
            <w:tr w:rsidR="003F7D08" w:rsidRPr="00067E0A" w14:paraId="60C2D836"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49E56F60"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lastRenderedPageBreak/>
                    <w:t>66 to 85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01EEA479"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8</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3B286D54"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9</w:t>
                  </w:r>
                  <w:r w:rsidRPr="00067E0A">
                    <w:rPr>
                      <w:rFonts w:ascii="Arial" w:hAnsi="Arial" w:cs="Arial"/>
                      <w:sz w:val="20"/>
                      <w:szCs w:val="20"/>
                    </w:rPr>
                    <w:t>,5</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18F71247"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1</w:t>
                  </w:r>
                  <w:r w:rsidRPr="00067E0A">
                    <w:rPr>
                      <w:rFonts w:ascii="Arial" w:hAnsi="Arial" w:cs="Arial"/>
                      <w:sz w:val="20"/>
                      <w:szCs w:val="20"/>
                    </w:rPr>
                    <w:t>1,5</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5984E158"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2</w:t>
                  </w:r>
                  <w:r w:rsidRPr="00067E0A">
                    <w:rPr>
                      <w:rFonts w:ascii="Arial" w:hAnsi="Arial" w:cs="Arial"/>
                      <w:sz w:val="20"/>
                      <w:szCs w:val="20"/>
                    </w:rPr>
                    <w:t>,5</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59C5C59C"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3</w:t>
                  </w:r>
                  <w:r w:rsidRPr="00067E0A">
                    <w:rPr>
                      <w:rFonts w:ascii="Arial" w:hAnsi="Arial" w:cs="Arial"/>
                      <w:sz w:val="20"/>
                      <w:szCs w:val="20"/>
                    </w:rPr>
                    <w:t>,5</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133AC6F1"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3</w:t>
                  </w:r>
                  <w:r w:rsidRPr="00067E0A">
                    <w:rPr>
                      <w:rFonts w:ascii="Arial" w:hAnsi="Arial" w:cs="Arial"/>
                      <w:sz w:val="20"/>
                      <w:szCs w:val="20"/>
                    </w:rPr>
                    <w:t>,5</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50EEDA26"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6</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7633D265"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6</w:t>
                  </w:r>
                  <w:r w:rsidRPr="00067E0A">
                    <w:rPr>
                      <w:rFonts w:ascii="Arial" w:hAnsi="Arial" w:cs="Arial"/>
                      <w:sz w:val="20"/>
                      <w:szCs w:val="20"/>
                    </w:rPr>
                    <w:t>,5</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3D1B70C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8,5</w:t>
                  </w:r>
                </w:p>
              </w:tc>
            </w:tr>
            <w:tr w:rsidR="003F7D08" w:rsidRPr="00067E0A" w14:paraId="5B0992CC"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2DED7FDC"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86 to 175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0B4EF883"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rPr>
                    <w:t>8</w:t>
                  </w:r>
                  <w:r w:rsidRPr="00067E0A">
                    <w:rPr>
                      <w:rFonts w:ascii="Arial" w:hAnsi="Arial" w:cs="Arial"/>
                      <w:sz w:val="20"/>
                      <w:szCs w:val="20"/>
                      <w:lang w:val="el-GR"/>
                    </w:rPr>
                    <w:t>,5</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6FA0680B"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11</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77C45F82"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12</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4391059F"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2,5</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2D91874B"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3,5</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43001C9E"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3,5</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7656A11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6</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746F5C20"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7</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6F2E373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8</w:t>
                  </w:r>
                  <w:r w:rsidRPr="00067E0A">
                    <w:rPr>
                      <w:rFonts w:ascii="Arial" w:hAnsi="Arial" w:cs="Arial"/>
                      <w:sz w:val="20"/>
                      <w:szCs w:val="20"/>
                    </w:rPr>
                    <w:t>,5</w:t>
                  </w:r>
                </w:p>
              </w:tc>
            </w:tr>
            <w:tr w:rsidR="003F7D08" w:rsidRPr="00067E0A" w14:paraId="2C4E6720"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19517726" w14:textId="77777777" w:rsidR="003F7D08" w:rsidRPr="00067E0A"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176 to 275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6554BAE1"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9</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7E922DE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11</w:t>
                  </w:r>
                  <w:r w:rsidRPr="00067E0A">
                    <w:rPr>
                      <w:rFonts w:ascii="Arial" w:hAnsi="Arial" w:cs="Arial"/>
                      <w:sz w:val="20"/>
                      <w:szCs w:val="20"/>
                    </w:rPr>
                    <w:t>,5</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48F86497"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12,5</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7C37D4FC"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3</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04F2C97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4</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7127FF98"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4</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268565DA" w14:textId="77777777" w:rsidR="003F7D08" w:rsidRPr="00067E0A" w:rsidRDefault="003F7D08" w:rsidP="005D7750">
                  <w:pPr>
                    <w:jc w:val="center"/>
                    <w:rPr>
                      <w:rFonts w:ascii="Arial" w:hAnsi="Arial" w:cs="Arial"/>
                      <w:sz w:val="20"/>
                      <w:szCs w:val="20"/>
                      <w:lang w:val="el-GR"/>
                    </w:rPr>
                  </w:pPr>
                  <w:r w:rsidRPr="00067E0A">
                    <w:rPr>
                      <w:rFonts w:ascii="Arial" w:hAnsi="Arial" w:cs="Arial"/>
                      <w:sz w:val="20"/>
                      <w:szCs w:val="20"/>
                      <w:lang w:val="el-GR"/>
                    </w:rPr>
                    <w:t>6</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66A12AF1"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8</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4FF95C15" w14:textId="77777777" w:rsidR="003F7D08" w:rsidRPr="00067E0A" w:rsidRDefault="003F7D08" w:rsidP="005D7750">
                  <w:pPr>
                    <w:jc w:val="center"/>
                    <w:rPr>
                      <w:rFonts w:ascii="Arial" w:hAnsi="Arial" w:cs="Arial"/>
                      <w:sz w:val="20"/>
                      <w:szCs w:val="20"/>
                    </w:rPr>
                  </w:pPr>
                  <w:r w:rsidRPr="00067E0A">
                    <w:rPr>
                      <w:rFonts w:ascii="Arial" w:hAnsi="Arial" w:cs="Arial"/>
                      <w:sz w:val="20"/>
                      <w:szCs w:val="20"/>
                      <w:lang w:val="el-GR"/>
                    </w:rPr>
                    <w:t>9</w:t>
                  </w:r>
                  <w:r w:rsidRPr="00067E0A">
                    <w:rPr>
                      <w:rFonts w:ascii="Arial" w:hAnsi="Arial" w:cs="Arial"/>
                      <w:sz w:val="20"/>
                      <w:szCs w:val="20"/>
                    </w:rPr>
                    <w:t>,5</w:t>
                  </w:r>
                </w:p>
              </w:tc>
            </w:tr>
            <w:tr w:rsidR="003F7D08" w:rsidRPr="00067E0A" w14:paraId="4C649772" w14:textId="77777777" w:rsidTr="0070349F">
              <w:trPr>
                <w:trHeight w:val="139"/>
                <w:jc w:val="center"/>
              </w:trPr>
              <w:tc>
                <w:tcPr>
                  <w:tcW w:w="1886" w:type="dxa"/>
                  <w:tcBorders>
                    <w:top w:val="single" w:sz="4" w:space="0" w:color="auto"/>
                    <w:left w:val="double" w:sz="4" w:space="0" w:color="auto"/>
                    <w:bottom w:val="single" w:sz="4" w:space="0" w:color="auto"/>
                    <w:right w:val="double" w:sz="4" w:space="0" w:color="auto"/>
                  </w:tcBorders>
                  <w:shd w:val="clear" w:color="auto" w:fill="auto"/>
                </w:tcPr>
                <w:p w14:paraId="56D6F3C4" w14:textId="77777777" w:rsidR="003F7D08" w:rsidRPr="00067E0A" w:rsidDel="00CB6450" w:rsidRDefault="003F7D08" w:rsidP="005D7750">
                  <w:pPr>
                    <w:tabs>
                      <w:tab w:val="center" w:pos="4252"/>
                      <w:tab w:val="right" w:pos="8504"/>
                    </w:tabs>
                    <w:jc w:val="center"/>
                    <w:rPr>
                      <w:rFonts w:ascii="Arial" w:hAnsi="Arial" w:cs="Arial"/>
                      <w:b/>
                      <w:bCs/>
                      <w:sz w:val="20"/>
                      <w:szCs w:val="20"/>
                    </w:rPr>
                  </w:pPr>
                  <w:r w:rsidRPr="00067E0A">
                    <w:rPr>
                      <w:rFonts w:ascii="Arial" w:hAnsi="Arial" w:cs="Arial"/>
                      <w:b/>
                      <w:bCs/>
                      <w:sz w:val="20"/>
                      <w:szCs w:val="20"/>
                    </w:rPr>
                    <w:t>276 to 425</w:t>
                  </w:r>
                </w:p>
              </w:tc>
              <w:tc>
                <w:tcPr>
                  <w:tcW w:w="1162" w:type="dxa"/>
                  <w:tcBorders>
                    <w:top w:val="single" w:sz="4" w:space="0" w:color="auto"/>
                    <w:left w:val="double" w:sz="4" w:space="0" w:color="auto"/>
                    <w:bottom w:val="single" w:sz="4" w:space="0" w:color="auto"/>
                    <w:right w:val="single" w:sz="4" w:space="0" w:color="auto"/>
                  </w:tcBorders>
                  <w:shd w:val="clear" w:color="auto" w:fill="auto"/>
                </w:tcPr>
                <w:p w14:paraId="0F528870"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10</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6C48E92E"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13</w:t>
                  </w:r>
                </w:p>
              </w:tc>
              <w:tc>
                <w:tcPr>
                  <w:tcW w:w="1124" w:type="dxa"/>
                  <w:tcBorders>
                    <w:top w:val="single" w:sz="4" w:space="0" w:color="auto"/>
                    <w:left w:val="single" w:sz="4" w:space="0" w:color="auto"/>
                    <w:bottom w:val="single" w:sz="4" w:space="0" w:color="auto"/>
                    <w:right w:val="double" w:sz="4" w:space="0" w:color="auto"/>
                  </w:tcBorders>
                  <w:shd w:val="clear" w:color="auto" w:fill="auto"/>
                </w:tcPr>
                <w:p w14:paraId="44268844"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15</w:t>
                  </w:r>
                </w:p>
              </w:tc>
              <w:tc>
                <w:tcPr>
                  <w:tcW w:w="1204" w:type="dxa"/>
                  <w:tcBorders>
                    <w:top w:val="single" w:sz="4" w:space="0" w:color="auto"/>
                    <w:left w:val="double" w:sz="4" w:space="0" w:color="auto"/>
                    <w:bottom w:val="single" w:sz="4" w:space="0" w:color="auto"/>
                    <w:right w:val="single" w:sz="4" w:space="0" w:color="auto"/>
                  </w:tcBorders>
                  <w:shd w:val="clear" w:color="auto" w:fill="auto"/>
                </w:tcPr>
                <w:p w14:paraId="15466A9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3,5</w:t>
                  </w:r>
                </w:p>
              </w:tc>
              <w:tc>
                <w:tcPr>
                  <w:tcW w:w="1163" w:type="dxa"/>
                  <w:tcBorders>
                    <w:top w:val="single" w:sz="4" w:space="0" w:color="auto"/>
                    <w:left w:val="single" w:sz="4" w:space="0" w:color="auto"/>
                    <w:bottom w:val="single" w:sz="4" w:space="0" w:color="auto"/>
                    <w:right w:val="single" w:sz="4" w:space="0" w:color="auto"/>
                  </w:tcBorders>
                  <w:shd w:val="clear" w:color="auto" w:fill="auto"/>
                </w:tcPr>
                <w:p w14:paraId="49745DE0"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4</w:t>
                  </w:r>
                </w:p>
              </w:tc>
              <w:tc>
                <w:tcPr>
                  <w:tcW w:w="1095" w:type="dxa"/>
                  <w:tcBorders>
                    <w:top w:val="single" w:sz="4" w:space="0" w:color="auto"/>
                    <w:left w:val="single" w:sz="4" w:space="0" w:color="auto"/>
                    <w:bottom w:val="single" w:sz="4" w:space="0" w:color="auto"/>
                    <w:right w:val="double" w:sz="4" w:space="0" w:color="auto"/>
                  </w:tcBorders>
                  <w:shd w:val="clear" w:color="auto" w:fill="auto"/>
                </w:tcPr>
                <w:p w14:paraId="1042429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5</w:t>
                  </w:r>
                </w:p>
              </w:tc>
              <w:tc>
                <w:tcPr>
                  <w:tcW w:w="1232" w:type="dxa"/>
                  <w:tcBorders>
                    <w:top w:val="single" w:sz="4" w:space="0" w:color="auto"/>
                    <w:left w:val="double" w:sz="4" w:space="0" w:color="auto"/>
                    <w:bottom w:val="single" w:sz="4" w:space="0" w:color="auto"/>
                    <w:right w:val="single" w:sz="4" w:space="0" w:color="auto"/>
                  </w:tcBorders>
                  <w:shd w:val="clear" w:color="auto" w:fill="auto"/>
                </w:tcPr>
                <w:p w14:paraId="5901DAD2"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7</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37349211"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8,5</w:t>
                  </w:r>
                </w:p>
              </w:tc>
              <w:tc>
                <w:tcPr>
                  <w:tcW w:w="1165" w:type="dxa"/>
                  <w:tcBorders>
                    <w:top w:val="single" w:sz="4" w:space="0" w:color="auto"/>
                    <w:left w:val="single" w:sz="4" w:space="0" w:color="auto"/>
                    <w:bottom w:val="single" w:sz="4" w:space="0" w:color="auto"/>
                    <w:right w:val="double" w:sz="4" w:space="0" w:color="auto"/>
                  </w:tcBorders>
                  <w:shd w:val="clear" w:color="auto" w:fill="auto"/>
                </w:tcPr>
                <w:p w14:paraId="76D45F9A" w14:textId="77777777" w:rsidR="003F7D08" w:rsidRPr="00067E0A" w:rsidRDefault="003F7D08" w:rsidP="005D7750">
                  <w:pPr>
                    <w:jc w:val="center"/>
                    <w:rPr>
                      <w:rFonts w:ascii="Arial" w:hAnsi="Arial" w:cs="Arial"/>
                      <w:sz w:val="20"/>
                      <w:szCs w:val="20"/>
                    </w:rPr>
                  </w:pPr>
                  <w:r w:rsidRPr="00067E0A">
                    <w:rPr>
                      <w:rFonts w:ascii="Arial" w:hAnsi="Arial" w:cs="Arial"/>
                      <w:sz w:val="20"/>
                      <w:szCs w:val="20"/>
                    </w:rPr>
                    <w:t>11</w:t>
                  </w:r>
                </w:p>
              </w:tc>
            </w:tr>
            <w:tr w:rsidR="003F7D08" w:rsidRPr="00067E0A" w14:paraId="42038A0B" w14:textId="77777777" w:rsidTr="0070349F">
              <w:trPr>
                <w:trHeight w:val="139"/>
                <w:jc w:val="center"/>
              </w:trPr>
              <w:tc>
                <w:tcPr>
                  <w:tcW w:w="1886" w:type="dxa"/>
                  <w:tcBorders>
                    <w:top w:val="single" w:sz="4" w:space="0" w:color="auto"/>
                    <w:left w:val="double" w:sz="4" w:space="0" w:color="auto"/>
                    <w:bottom w:val="double" w:sz="4" w:space="0" w:color="auto"/>
                    <w:right w:val="double" w:sz="4" w:space="0" w:color="auto"/>
                  </w:tcBorders>
                  <w:shd w:val="clear" w:color="auto" w:fill="auto"/>
                </w:tcPr>
                <w:p w14:paraId="4A12DE09" w14:textId="77777777" w:rsidR="003F7D08" w:rsidRPr="00067E0A" w:rsidRDefault="003F7D08" w:rsidP="005D7750">
                  <w:pPr>
                    <w:tabs>
                      <w:tab w:val="center" w:pos="4252"/>
                      <w:tab w:val="right" w:pos="8504"/>
                    </w:tabs>
                    <w:jc w:val="center"/>
                    <w:rPr>
                      <w:rFonts w:ascii="Arial" w:hAnsi="Arial" w:cs="Arial"/>
                      <w:b/>
                      <w:bCs/>
                      <w:sz w:val="20"/>
                      <w:szCs w:val="20"/>
                      <w:lang w:val="el-GR"/>
                    </w:rPr>
                  </w:pPr>
                  <w:r w:rsidRPr="00067E0A">
                    <w:rPr>
                      <w:rFonts w:ascii="Arial" w:hAnsi="Arial" w:cs="Arial"/>
                      <w:b/>
                      <w:bCs/>
                      <w:sz w:val="20"/>
                      <w:szCs w:val="20"/>
                    </w:rPr>
                    <w:t xml:space="preserve">≥ 426 </w:t>
                  </w:r>
                </w:p>
              </w:tc>
              <w:tc>
                <w:tcPr>
                  <w:tcW w:w="10474" w:type="dxa"/>
                  <w:gridSpan w:val="9"/>
                  <w:tcBorders>
                    <w:left w:val="double" w:sz="4" w:space="0" w:color="auto"/>
                    <w:bottom w:val="double" w:sz="4" w:space="0" w:color="auto"/>
                    <w:right w:val="double" w:sz="4" w:space="0" w:color="auto"/>
                  </w:tcBorders>
                  <w:shd w:val="clear" w:color="auto" w:fill="auto"/>
                </w:tcPr>
                <w:p w14:paraId="50DCCF24" w14:textId="77777777" w:rsidR="003F7D08" w:rsidRPr="00067E0A" w:rsidRDefault="003F7D08" w:rsidP="005D7750">
                  <w:pPr>
                    <w:jc w:val="both"/>
                    <w:rPr>
                      <w:rFonts w:ascii="Arial" w:hAnsi="Arial" w:cs="Arial"/>
                      <w:sz w:val="20"/>
                      <w:szCs w:val="20"/>
                    </w:rPr>
                  </w:pPr>
                  <w:r w:rsidRPr="00067E0A">
                    <w:rPr>
                      <w:rFonts w:ascii="Arial" w:hAnsi="Arial" w:cs="Arial"/>
                      <w:sz w:val="20"/>
                      <w:szCs w:val="20"/>
                    </w:rPr>
                    <w:t xml:space="preserve">The certification body provides the audit time for a number of </w:t>
                  </w:r>
                  <w:proofErr w:type="spellStart"/>
                  <w:r w:rsidRPr="00067E0A">
                    <w:rPr>
                      <w:rFonts w:ascii="Arial" w:hAnsi="Arial" w:cs="Arial"/>
                      <w:sz w:val="20"/>
                      <w:szCs w:val="20"/>
                    </w:rPr>
                    <w:t>EnMS</w:t>
                  </w:r>
                  <w:proofErr w:type="spellEnd"/>
                  <w:r w:rsidRPr="00067E0A">
                    <w:rPr>
                      <w:rFonts w:ascii="Arial" w:hAnsi="Arial" w:cs="Arial"/>
                      <w:sz w:val="20"/>
                      <w:szCs w:val="20"/>
                    </w:rPr>
                    <w:t xml:space="preserve"> effective personnel exceeding 425. The certification body shall retain documented information on decisions made to calculate the audit time.</w:t>
                  </w:r>
                </w:p>
              </w:tc>
            </w:tr>
          </w:tbl>
          <w:p w14:paraId="1CD3AC67" w14:textId="77777777" w:rsidR="003F7D08" w:rsidRPr="00067E0A" w:rsidRDefault="003F7D08" w:rsidP="005D7750">
            <w:pPr>
              <w:pStyle w:val="BodyTextIndent3"/>
              <w:spacing w:line="276" w:lineRule="auto"/>
              <w:ind w:left="0"/>
              <w:rPr>
                <w:rFonts w:cs="Arial"/>
                <w:i/>
                <w:iCs/>
                <w:sz w:val="10"/>
                <w:szCs w:val="10"/>
                <w:lang w:val="en-US"/>
              </w:rPr>
            </w:pPr>
          </w:p>
          <w:p w14:paraId="7F89AE2D" w14:textId="77777777" w:rsidR="003F7D08" w:rsidRPr="00454631" w:rsidRDefault="003F7D08" w:rsidP="005D7750">
            <w:pPr>
              <w:pStyle w:val="BodyTextIndent3"/>
              <w:spacing w:line="276" w:lineRule="auto"/>
              <w:ind w:left="0"/>
              <w:rPr>
                <w:rFonts w:cs="Arial"/>
                <w:b/>
                <w:sz w:val="20"/>
                <w:szCs w:val="20"/>
                <w:lang w:val="en-US"/>
              </w:rPr>
            </w:pPr>
            <w:r w:rsidRPr="00067E0A">
              <w:rPr>
                <w:rFonts w:cs="Arial"/>
                <w:i/>
                <w:iCs/>
                <w:sz w:val="20"/>
                <w:szCs w:val="20"/>
                <w:lang w:val="en-US"/>
              </w:rPr>
              <w:t>Note: Audits can include remote auditing techniques such as interactive web-based collaboration, web meetings, teleconferences and/or electronic verification of the client organization’s processes.</w:t>
            </w:r>
          </w:p>
        </w:tc>
      </w:tr>
      <w:tr w:rsidR="003F7D08" w:rsidRPr="00B30BD6" w14:paraId="350D8A8C" w14:textId="77777777" w:rsidTr="0070349F">
        <w:trPr>
          <w:trHeight w:val="139"/>
          <w:tblCellSpacing w:w="20" w:type="dxa"/>
          <w:jc w:val="center"/>
        </w:trPr>
        <w:tc>
          <w:tcPr>
            <w:tcW w:w="1942" w:type="dxa"/>
            <w:shd w:val="clear" w:color="auto" w:fill="D9D9D9" w:themeFill="background1" w:themeFillShade="D9"/>
          </w:tcPr>
          <w:p w14:paraId="7928C184" w14:textId="77777777" w:rsidR="003F7D08" w:rsidRPr="00B30BD6" w:rsidRDefault="003F7D08" w:rsidP="005D7750">
            <w:pPr>
              <w:pStyle w:val="TOC3"/>
              <w:tabs>
                <w:tab w:val="clear" w:pos="2138"/>
                <w:tab w:val="clear" w:pos="8505"/>
                <w:tab w:val="clear" w:pos="8788"/>
              </w:tabs>
              <w:spacing w:before="0" w:after="0"/>
              <w:ind w:left="0" w:right="34" w:firstLine="0"/>
              <w:rPr>
                <w:b/>
                <w:bCs/>
                <w:sz w:val="20"/>
                <w:szCs w:val="20"/>
              </w:rPr>
            </w:pPr>
            <w:r w:rsidRPr="00B30BD6">
              <w:rPr>
                <w:b/>
                <w:bCs/>
                <w:sz w:val="20"/>
                <w:szCs w:val="20"/>
                <w:lang w:val="el-GR"/>
              </w:rPr>
              <w:lastRenderedPageBreak/>
              <w:t xml:space="preserve">Complexity </w:t>
            </w:r>
            <w:r w:rsidRPr="00B30BD6">
              <w:rPr>
                <w:b/>
                <w:bCs/>
                <w:sz w:val="20"/>
                <w:szCs w:val="20"/>
                <w:lang w:val="en-US"/>
              </w:rPr>
              <w:t xml:space="preserve">classification </w:t>
            </w:r>
            <w:r w:rsidRPr="00B30BD6">
              <w:rPr>
                <w:b/>
                <w:bCs/>
                <w:sz w:val="20"/>
                <w:szCs w:val="20"/>
                <w:lang w:val="el-GR"/>
              </w:rPr>
              <w:t xml:space="preserve"> </w:t>
            </w:r>
          </w:p>
        </w:tc>
        <w:tc>
          <w:tcPr>
            <w:tcW w:w="13194" w:type="dxa"/>
            <w:shd w:val="clear" w:color="auto" w:fill="auto"/>
          </w:tcPr>
          <w:p w14:paraId="2B94E72E"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 xml:space="preserve">The complexity classification of the </w:t>
            </w:r>
            <w:proofErr w:type="spellStart"/>
            <w:r w:rsidRPr="00FB70BF">
              <w:rPr>
                <w:rFonts w:ascii="Arial" w:eastAsia="Times New Roman" w:hAnsi="Arial" w:cs="Arial"/>
                <w:sz w:val="20"/>
                <w:szCs w:val="20"/>
              </w:rPr>
              <w:t>EnMS</w:t>
            </w:r>
            <w:proofErr w:type="spellEnd"/>
            <w:r w:rsidRPr="00FB70BF">
              <w:rPr>
                <w:rFonts w:ascii="Arial" w:eastAsia="Times New Roman" w:hAnsi="Arial" w:cs="Arial"/>
                <w:sz w:val="20"/>
                <w:szCs w:val="20"/>
              </w:rPr>
              <w:t xml:space="preserve"> is based on three criteria: </w:t>
            </w:r>
          </w:p>
          <w:p w14:paraId="0A759DDD" w14:textId="77777777" w:rsidR="003F7D08" w:rsidRPr="00FB70BF" w:rsidRDefault="003F7D08" w:rsidP="005D7750">
            <w:pPr>
              <w:widowControl/>
              <w:numPr>
                <w:ilvl w:val="0"/>
                <w:numId w:val="10"/>
              </w:numPr>
              <w:spacing w:after="0" w:line="240" w:lineRule="auto"/>
              <w:jc w:val="both"/>
              <w:rPr>
                <w:rFonts w:ascii="Arial" w:eastAsia="Times New Roman" w:hAnsi="Arial" w:cs="Arial"/>
                <w:sz w:val="20"/>
                <w:szCs w:val="20"/>
              </w:rPr>
            </w:pPr>
            <w:r w:rsidRPr="00FB70BF">
              <w:rPr>
                <w:rFonts w:ascii="Arial" w:eastAsia="Times New Roman" w:hAnsi="Arial" w:cs="Arial"/>
                <w:sz w:val="20"/>
                <w:szCs w:val="20"/>
              </w:rPr>
              <w:t xml:space="preserve">Annual energy consumption </w:t>
            </w:r>
          </w:p>
          <w:p w14:paraId="5D35EC11" w14:textId="77777777" w:rsidR="003F7D08" w:rsidRPr="00FB70BF" w:rsidRDefault="003F7D08" w:rsidP="005D7750">
            <w:pPr>
              <w:widowControl/>
              <w:numPr>
                <w:ilvl w:val="0"/>
                <w:numId w:val="10"/>
              </w:numPr>
              <w:spacing w:after="0" w:line="240" w:lineRule="auto"/>
              <w:jc w:val="both"/>
              <w:rPr>
                <w:rFonts w:ascii="Arial" w:eastAsia="Times New Roman" w:hAnsi="Arial" w:cs="Arial"/>
                <w:sz w:val="20"/>
                <w:szCs w:val="20"/>
              </w:rPr>
            </w:pPr>
            <w:r w:rsidRPr="00FB70BF">
              <w:rPr>
                <w:rFonts w:ascii="Arial" w:eastAsia="Times New Roman" w:hAnsi="Arial" w:cs="Arial"/>
                <w:sz w:val="20"/>
                <w:szCs w:val="20"/>
              </w:rPr>
              <w:t>Number of energy types</w:t>
            </w:r>
          </w:p>
          <w:p w14:paraId="78AE3EA2" w14:textId="77777777" w:rsidR="003F7D08" w:rsidRPr="00FB70BF" w:rsidRDefault="003F7D08" w:rsidP="005D7750">
            <w:pPr>
              <w:widowControl/>
              <w:numPr>
                <w:ilvl w:val="0"/>
                <w:numId w:val="10"/>
              </w:numPr>
              <w:spacing w:after="0" w:line="240" w:lineRule="auto"/>
              <w:jc w:val="both"/>
              <w:rPr>
                <w:rFonts w:ascii="Arial" w:eastAsia="Times New Roman" w:hAnsi="Arial" w:cs="Arial"/>
                <w:sz w:val="20"/>
                <w:szCs w:val="20"/>
              </w:rPr>
            </w:pPr>
            <w:r w:rsidRPr="00FB70BF">
              <w:rPr>
                <w:rFonts w:ascii="Arial" w:eastAsia="Times New Roman" w:hAnsi="Arial" w:cs="Arial"/>
                <w:sz w:val="20"/>
                <w:szCs w:val="20"/>
              </w:rPr>
              <w:t xml:space="preserve">Number of SEUs </w:t>
            </w:r>
          </w:p>
          <w:p w14:paraId="4FA5D3B9" w14:textId="77777777" w:rsidR="003F7D08" w:rsidRPr="00FB70BF" w:rsidRDefault="003F7D08" w:rsidP="005D7750">
            <w:pPr>
              <w:widowControl/>
              <w:spacing w:after="0"/>
              <w:jc w:val="both"/>
              <w:rPr>
                <w:rFonts w:ascii="Arial" w:eastAsia="Times New Roman" w:hAnsi="Arial" w:cs="Arial"/>
                <w:sz w:val="20"/>
                <w:szCs w:val="20"/>
              </w:rPr>
            </w:pPr>
          </w:p>
          <w:p w14:paraId="27B83840"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 xml:space="preserve">The </w:t>
            </w:r>
            <w:proofErr w:type="spellStart"/>
            <w:r w:rsidRPr="00FB70BF">
              <w:rPr>
                <w:rFonts w:ascii="Arial" w:eastAsia="Times New Roman" w:hAnsi="Arial" w:cs="Arial"/>
                <w:sz w:val="20"/>
                <w:szCs w:val="20"/>
              </w:rPr>
              <w:t>EnMS</w:t>
            </w:r>
            <w:proofErr w:type="spellEnd"/>
            <w:r w:rsidRPr="00FB70BF">
              <w:rPr>
                <w:rFonts w:ascii="Arial" w:eastAsia="Times New Roman" w:hAnsi="Arial" w:cs="Arial"/>
                <w:sz w:val="20"/>
                <w:szCs w:val="20"/>
              </w:rPr>
              <w:t xml:space="preserve"> complexity is a weighted and calculated value that addresses all three criteria listed above.  </w:t>
            </w:r>
          </w:p>
          <w:p w14:paraId="6152B322"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 xml:space="preserve">The complexity, </w:t>
            </w:r>
            <w:r w:rsidRPr="00FB70BF">
              <w:rPr>
                <w:rFonts w:ascii="Arial" w:eastAsia="Times New Roman" w:hAnsi="Arial" w:cs="Arial"/>
                <w:i/>
                <w:iCs/>
                <w:sz w:val="20"/>
                <w:szCs w:val="20"/>
              </w:rPr>
              <w:t>C,</w:t>
            </w:r>
            <w:r w:rsidRPr="00FB70BF">
              <w:rPr>
                <w:rFonts w:ascii="Arial" w:eastAsia="Times New Roman" w:hAnsi="Arial" w:cs="Arial"/>
                <w:sz w:val="20"/>
                <w:szCs w:val="20"/>
              </w:rPr>
              <w:t xml:space="preserve"> is calculated using the formula (1):</w:t>
            </w:r>
          </w:p>
          <w:p w14:paraId="3CAF0EEC" w14:textId="77777777" w:rsidR="003F7D08" w:rsidRPr="00FB70BF" w:rsidRDefault="003F7D08" w:rsidP="005D7750">
            <w:pPr>
              <w:widowControl/>
              <w:spacing w:after="0" w:line="240" w:lineRule="auto"/>
              <w:jc w:val="both"/>
              <w:rPr>
                <w:rFonts w:ascii="Arial" w:eastAsia="Times New Roman" w:hAnsi="Arial" w:cs="Arial"/>
                <w:sz w:val="20"/>
                <w:szCs w:val="20"/>
                <w:lang w:val="en-GB"/>
              </w:rPr>
            </w:pPr>
            <m:oMath>
              <m:r>
                <w:ins w:id="0" w:author="Evdokia  Chrysagi" w:date="2022-03-11T14:09:00Z">
                  <w:rPr>
                    <w:rFonts w:ascii="Cambria Math" w:hAnsi="Cambria Math" w:cs="Arial"/>
                    <w:sz w:val="20"/>
                    <w:szCs w:val="20"/>
                  </w:rPr>
                  <m:t>C=</m:t>
                </w:ins>
              </m:r>
              <m:d>
                <m:dPr>
                  <m:ctrlPr>
                    <w:ins w:id="1" w:author="Evdokia  Chrysagi" w:date="2022-03-11T14:09:00Z">
                      <w:rPr>
                        <w:rFonts w:ascii="Cambria Math" w:hAnsi="Cambria Math" w:cs="Arial"/>
                        <w:i/>
                        <w:sz w:val="20"/>
                        <w:szCs w:val="20"/>
                      </w:rPr>
                    </w:ins>
                  </m:ctrlPr>
                </m:dPr>
                <m:e>
                  <m:sSub>
                    <m:sSubPr>
                      <m:ctrlPr>
                        <w:ins w:id="2" w:author="Evdokia  Chrysagi" w:date="2022-03-11T14:09:00Z">
                          <w:rPr>
                            <w:rFonts w:ascii="Cambria Math" w:hAnsi="Cambria Math" w:cs="Arial"/>
                            <w:i/>
                            <w:sz w:val="20"/>
                            <w:szCs w:val="20"/>
                          </w:rPr>
                        </w:ins>
                      </m:ctrlPr>
                    </m:sSubPr>
                    <m:e>
                      <m:r>
                        <w:ins w:id="3" w:author="Evdokia  Chrysagi" w:date="2022-03-11T14:09:00Z">
                          <w:rPr>
                            <w:rFonts w:ascii="Cambria Math" w:hAnsi="Cambria Math" w:cs="Arial"/>
                            <w:sz w:val="20"/>
                            <w:szCs w:val="20"/>
                          </w:rPr>
                          <m:t>F</m:t>
                        </w:ins>
                      </m:r>
                    </m:e>
                    <m:sub>
                      <m:r>
                        <w:ins w:id="4" w:author="Evdokia  Chrysagi" w:date="2022-03-11T14:09:00Z">
                          <w:rPr>
                            <w:rFonts w:ascii="Cambria Math" w:hAnsi="Cambria Math" w:cs="Arial"/>
                            <w:sz w:val="20"/>
                            <w:szCs w:val="20"/>
                          </w:rPr>
                          <m:t>EC</m:t>
                        </w:ins>
                      </m:r>
                    </m:sub>
                  </m:sSub>
                  <m:r>
                    <w:ins w:id="5" w:author="Evdokia  Chrysagi" w:date="2022-03-11T14:09:00Z">
                      <w:rPr>
                        <w:rFonts w:ascii="Cambria Math" w:hAnsi="Cambria Math" w:cs="Arial"/>
                        <w:sz w:val="20"/>
                        <w:szCs w:val="20"/>
                      </w:rPr>
                      <m:t>×0,25</m:t>
                    </w:ins>
                  </m:r>
                </m:e>
              </m:d>
              <m:r>
                <w:ins w:id="6" w:author="Evdokia  Chrysagi" w:date="2022-03-11T14:09:00Z">
                  <w:rPr>
                    <w:rFonts w:ascii="Cambria Math" w:hAnsi="Cambria Math" w:cs="Arial"/>
                    <w:sz w:val="20"/>
                    <w:szCs w:val="20"/>
                  </w:rPr>
                  <m:t>+</m:t>
                </w:ins>
              </m:r>
              <m:d>
                <m:dPr>
                  <m:ctrlPr>
                    <w:ins w:id="7" w:author="Evdokia  Chrysagi" w:date="2022-03-11T14:09:00Z">
                      <w:rPr>
                        <w:rFonts w:ascii="Cambria Math" w:hAnsi="Cambria Math" w:cs="Arial"/>
                        <w:i/>
                        <w:sz w:val="20"/>
                        <w:szCs w:val="20"/>
                      </w:rPr>
                    </w:ins>
                  </m:ctrlPr>
                </m:dPr>
                <m:e>
                  <m:sSub>
                    <m:sSubPr>
                      <m:ctrlPr>
                        <w:ins w:id="8" w:author="Evdokia  Chrysagi" w:date="2022-03-11T14:09:00Z">
                          <w:rPr>
                            <w:rFonts w:ascii="Cambria Math" w:hAnsi="Cambria Math" w:cs="Arial"/>
                            <w:i/>
                            <w:sz w:val="20"/>
                            <w:szCs w:val="20"/>
                          </w:rPr>
                        </w:ins>
                      </m:ctrlPr>
                    </m:sSubPr>
                    <m:e>
                      <m:r>
                        <w:ins w:id="9" w:author="Evdokia  Chrysagi" w:date="2022-03-11T14:09:00Z">
                          <w:rPr>
                            <w:rFonts w:ascii="Cambria Math" w:hAnsi="Cambria Math" w:cs="Arial"/>
                            <w:sz w:val="20"/>
                            <w:szCs w:val="20"/>
                          </w:rPr>
                          <m:t>F</m:t>
                        </w:ins>
                      </m:r>
                    </m:e>
                    <m:sub>
                      <m:r>
                        <w:ins w:id="10" w:author="Evdokia  Chrysagi" w:date="2022-03-11T14:09:00Z">
                          <w:rPr>
                            <w:rFonts w:ascii="Cambria Math" w:hAnsi="Cambria Math" w:cs="Arial"/>
                            <w:sz w:val="20"/>
                            <w:szCs w:val="20"/>
                          </w:rPr>
                          <m:t>ET</m:t>
                        </w:ins>
                      </m:r>
                    </m:sub>
                  </m:sSub>
                  <m:r>
                    <w:ins w:id="11" w:author="Evdokia  Chrysagi" w:date="2022-03-11T14:09:00Z">
                      <w:rPr>
                        <w:rFonts w:ascii="Cambria Math" w:hAnsi="Cambria Math" w:cs="Arial"/>
                        <w:sz w:val="20"/>
                        <w:szCs w:val="20"/>
                      </w:rPr>
                      <m:t>×0,25</m:t>
                    </w:ins>
                  </m:r>
                </m:e>
              </m:d>
              <m:r>
                <w:ins w:id="12" w:author="Evdokia  Chrysagi" w:date="2022-03-11T14:09:00Z">
                  <w:rPr>
                    <w:rFonts w:ascii="Cambria Math" w:hAnsi="Cambria Math" w:cs="Arial"/>
                    <w:sz w:val="20"/>
                    <w:szCs w:val="20"/>
                  </w:rPr>
                  <m:t>+(</m:t>
                </w:ins>
              </m:r>
              <m:sSub>
                <m:sSubPr>
                  <m:ctrlPr>
                    <w:ins w:id="13" w:author="Evdokia  Chrysagi" w:date="2022-03-11T14:09:00Z">
                      <w:rPr>
                        <w:rFonts w:ascii="Cambria Math" w:hAnsi="Cambria Math" w:cs="Arial"/>
                        <w:i/>
                        <w:sz w:val="20"/>
                        <w:szCs w:val="20"/>
                      </w:rPr>
                    </w:ins>
                  </m:ctrlPr>
                </m:sSubPr>
                <m:e>
                  <m:r>
                    <w:ins w:id="14" w:author="Evdokia  Chrysagi" w:date="2022-03-11T14:09:00Z">
                      <w:rPr>
                        <w:rFonts w:ascii="Cambria Math" w:hAnsi="Cambria Math" w:cs="Arial"/>
                        <w:sz w:val="20"/>
                        <w:szCs w:val="20"/>
                      </w:rPr>
                      <m:t>F</m:t>
                    </w:ins>
                  </m:r>
                </m:e>
                <m:sub>
                  <m:r>
                    <w:ins w:id="15" w:author="Evdokia  Chrysagi" w:date="2022-03-11T14:09:00Z">
                      <w:rPr>
                        <w:rFonts w:ascii="Cambria Math" w:hAnsi="Cambria Math" w:cs="Arial"/>
                        <w:sz w:val="20"/>
                        <w:szCs w:val="20"/>
                      </w:rPr>
                      <m:t>SEU</m:t>
                    </w:ins>
                  </m:r>
                </m:sub>
              </m:sSub>
              <m:r>
                <w:ins w:id="16" w:author="Evdokia  Chrysagi" w:date="2022-03-11T14:09:00Z">
                  <w:rPr>
                    <w:rFonts w:ascii="Cambria Math" w:hAnsi="Cambria Math" w:cs="Arial"/>
                    <w:sz w:val="20"/>
                    <w:szCs w:val="20"/>
                  </w:rPr>
                  <m:t>×0,50)</m:t>
                </w:ins>
              </m:r>
            </m:oMath>
            <w:r w:rsidRPr="00FB70BF">
              <w:rPr>
                <w:rFonts w:ascii="Arial" w:eastAsia="Times New Roman" w:hAnsi="Arial" w:cs="Arial"/>
                <w:sz w:val="20"/>
                <w:szCs w:val="20"/>
                <w:lang w:val="en-GB"/>
              </w:rPr>
              <w:t xml:space="preserve">   (1)</w:t>
            </w:r>
          </w:p>
          <w:p w14:paraId="22DC38F8" w14:textId="77777777" w:rsidR="003F7D08" w:rsidRPr="001B294C" w:rsidRDefault="003F7D08" w:rsidP="005D7750">
            <w:pPr>
              <w:widowControl/>
              <w:spacing w:after="0" w:line="240" w:lineRule="auto"/>
              <w:jc w:val="both"/>
              <w:rPr>
                <w:rFonts w:ascii="Arial" w:eastAsia="Times New Roman" w:hAnsi="Arial" w:cs="Arial"/>
                <w:i/>
                <w:sz w:val="10"/>
                <w:szCs w:val="10"/>
                <w:lang w:val="en-GB"/>
              </w:rPr>
            </w:pPr>
          </w:p>
          <w:p w14:paraId="758255A3" w14:textId="77777777" w:rsidR="003F7D08" w:rsidRPr="00FB70BF" w:rsidRDefault="003F7D08" w:rsidP="005D7750">
            <w:pPr>
              <w:widowControl/>
              <w:spacing w:before="60" w:after="0"/>
              <w:jc w:val="both"/>
              <w:rPr>
                <w:rFonts w:ascii="Arial" w:eastAsia="Times New Roman" w:hAnsi="Arial" w:cs="Arial"/>
                <w:sz w:val="20"/>
                <w:szCs w:val="20"/>
              </w:rPr>
            </w:pPr>
            <w:r w:rsidRPr="00FB70BF">
              <w:rPr>
                <w:rFonts w:ascii="Arial" w:eastAsia="Times New Roman" w:hAnsi="Arial" w:cs="Arial"/>
                <w:sz w:val="20"/>
                <w:szCs w:val="20"/>
              </w:rPr>
              <w:t xml:space="preserve">Where: </w:t>
            </w:r>
          </w:p>
          <w:p w14:paraId="241C3C5D"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-F</w:t>
            </w:r>
            <w:r w:rsidRPr="00FB70BF">
              <w:rPr>
                <w:rFonts w:ascii="Arial" w:eastAsia="Times New Roman" w:hAnsi="Arial" w:cs="Arial"/>
                <w:sz w:val="20"/>
                <w:szCs w:val="20"/>
                <w:vertAlign w:val="subscript"/>
              </w:rPr>
              <w:t>EC</w:t>
            </w:r>
            <w:r w:rsidRPr="00FB70BF">
              <w:rPr>
                <w:rFonts w:ascii="Arial" w:eastAsia="Times New Roman" w:hAnsi="Arial" w:cs="Arial"/>
                <w:sz w:val="20"/>
                <w:szCs w:val="20"/>
              </w:rPr>
              <w:t xml:space="preserve"> is the annual energy consumption complexity factor from Table 2</w:t>
            </w:r>
          </w:p>
          <w:p w14:paraId="6A446FDC"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-F</w:t>
            </w:r>
            <w:r w:rsidRPr="00FB70BF">
              <w:rPr>
                <w:rFonts w:ascii="Arial" w:eastAsia="Times New Roman" w:hAnsi="Arial" w:cs="Arial"/>
                <w:sz w:val="20"/>
                <w:szCs w:val="20"/>
                <w:vertAlign w:val="subscript"/>
              </w:rPr>
              <w:t>ET</w:t>
            </w:r>
            <w:r w:rsidRPr="00FB70BF">
              <w:rPr>
                <w:rFonts w:ascii="Arial" w:eastAsia="Times New Roman" w:hAnsi="Arial" w:cs="Arial"/>
                <w:sz w:val="20"/>
                <w:szCs w:val="20"/>
              </w:rPr>
              <w:t xml:space="preserve"> is the number of the energy types complexity factor from Table 2</w:t>
            </w:r>
          </w:p>
          <w:p w14:paraId="5E842DFA" w14:textId="77777777" w:rsidR="003F7D08" w:rsidRPr="00FB70BF" w:rsidRDefault="003F7D08" w:rsidP="005D7750">
            <w:pPr>
              <w:widowControl/>
              <w:spacing w:after="0"/>
              <w:jc w:val="both"/>
              <w:rPr>
                <w:rFonts w:ascii="Arial" w:eastAsia="Times New Roman" w:hAnsi="Arial" w:cs="Arial"/>
                <w:sz w:val="20"/>
                <w:szCs w:val="20"/>
              </w:rPr>
            </w:pPr>
            <w:r w:rsidRPr="00FB70BF">
              <w:rPr>
                <w:rFonts w:ascii="Arial" w:eastAsia="Times New Roman" w:hAnsi="Arial" w:cs="Arial"/>
                <w:sz w:val="20"/>
                <w:szCs w:val="20"/>
              </w:rPr>
              <w:t>-F</w:t>
            </w:r>
            <w:r w:rsidRPr="00FB70BF">
              <w:rPr>
                <w:rFonts w:ascii="Arial" w:eastAsia="Times New Roman" w:hAnsi="Arial" w:cs="Arial"/>
                <w:sz w:val="20"/>
                <w:szCs w:val="20"/>
                <w:vertAlign w:val="subscript"/>
              </w:rPr>
              <w:t>SEU</w:t>
            </w:r>
            <w:r w:rsidRPr="00FB70BF">
              <w:rPr>
                <w:rFonts w:ascii="Arial" w:eastAsia="Times New Roman" w:hAnsi="Arial" w:cs="Arial"/>
                <w:sz w:val="20"/>
                <w:szCs w:val="20"/>
              </w:rPr>
              <w:t xml:space="preserve"> is the number of the SEUs complexity factor from Table 2</w:t>
            </w:r>
          </w:p>
          <w:p w14:paraId="0FE4AE9C" w14:textId="77777777" w:rsidR="003F7D08" w:rsidRPr="001B294C" w:rsidRDefault="003F7D08" w:rsidP="005D7750">
            <w:pPr>
              <w:spacing w:after="0"/>
              <w:rPr>
                <w:rFonts w:ascii="Arial" w:hAnsi="Arial" w:cs="Arial"/>
                <w:sz w:val="16"/>
                <w:szCs w:val="16"/>
              </w:rPr>
            </w:pPr>
          </w:p>
          <w:tbl>
            <w:tblPr>
              <w:tblW w:w="10674" w:type="dxa"/>
              <w:tblCellSpacing w:w="20" w:type="dxa"/>
              <w:tblInd w:w="53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902"/>
              <w:gridCol w:w="1879"/>
              <w:gridCol w:w="3406"/>
              <w:gridCol w:w="2487"/>
            </w:tblGrid>
            <w:tr w:rsidR="003F7D08" w:rsidRPr="00B30BD6" w14:paraId="71DDD459" w14:textId="77777777" w:rsidTr="0070349F">
              <w:trPr>
                <w:trHeight w:val="321"/>
                <w:tblHeader/>
                <w:tblCellSpacing w:w="20" w:type="dxa"/>
              </w:trPr>
              <w:tc>
                <w:tcPr>
                  <w:tcW w:w="10594" w:type="dxa"/>
                  <w:gridSpan w:val="4"/>
                  <w:shd w:val="clear" w:color="auto" w:fill="D9D9D9" w:themeFill="background1" w:themeFillShade="D9"/>
                  <w:vAlign w:val="center"/>
                </w:tcPr>
                <w:p w14:paraId="530B4188"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 xml:space="preserve">Table 2 - </w:t>
                  </w:r>
                  <w:proofErr w:type="spellStart"/>
                  <w:r w:rsidRPr="00FB70BF">
                    <w:rPr>
                      <w:rFonts w:ascii="Arial" w:hAnsi="Arial" w:cs="Arial"/>
                      <w:b/>
                      <w:sz w:val="20"/>
                      <w:szCs w:val="20"/>
                    </w:rPr>
                    <w:t>EnMS</w:t>
                  </w:r>
                  <w:proofErr w:type="spellEnd"/>
                  <w:r w:rsidRPr="00FB70BF">
                    <w:rPr>
                      <w:rFonts w:ascii="Arial" w:hAnsi="Arial" w:cs="Arial"/>
                      <w:b/>
                      <w:sz w:val="20"/>
                      <w:szCs w:val="20"/>
                    </w:rPr>
                    <w:t xml:space="preserve"> complexity factors for determination of audit time</w:t>
                  </w:r>
                </w:p>
              </w:tc>
            </w:tr>
            <w:tr w:rsidR="003F7D08" w:rsidRPr="00B30BD6" w14:paraId="7E307499" w14:textId="77777777" w:rsidTr="0070349F">
              <w:trPr>
                <w:trHeight w:val="139"/>
                <w:tblHeader/>
                <w:tblCellSpacing w:w="20" w:type="dxa"/>
              </w:trPr>
              <w:tc>
                <w:tcPr>
                  <w:tcW w:w="2842" w:type="dxa"/>
                  <w:shd w:val="clear" w:color="auto" w:fill="D9D9D9" w:themeFill="background1" w:themeFillShade="D9"/>
                  <w:vAlign w:val="center"/>
                </w:tcPr>
                <w:p w14:paraId="66284148" w14:textId="77777777" w:rsidR="003F7D08" w:rsidRPr="00B30BD6" w:rsidRDefault="003F7D08" w:rsidP="005D7750">
                  <w:pPr>
                    <w:spacing w:after="0"/>
                    <w:jc w:val="center"/>
                    <w:rPr>
                      <w:rFonts w:ascii="Arial" w:hAnsi="Arial" w:cs="Arial"/>
                      <w:b/>
                      <w:sz w:val="20"/>
                      <w:szCs w:val="20"/>
                    </w:rPr>
                  </w:pPr>
                  <w:r w:rsidRPr="0007242D">
                    <w:rPr>
                      <w:rFonts w:ascii="Arial" w:hAnsi="Arial" w:cs="Arial"/>
                      <w:b/>
                      <w:sz w:val="20"/>
                      <w:szCs w:val="20"/>
                    </w:rPr>
                    <w:t>Criteria</w:t>
                  </w:r>
                </w:p>
              </w:tc>
              <w:tc>
                <w:tcPr>
                  <w:tcW w:w="1839" w:type="dxa"/>
                  <w:shd w:val="clear" w:color="auto" w:fill="D9D9D9" w:themeFill="background1" w:themeFillShade="D9"/>
                  <w:vAlign w:val="center"/>
                </w:tcPr>
                <w:p w14:paraId="315D572D" w14:textId="77777777" w:rsidR="003F7D08" w:rsidRPr="00B30BD6" w:rsidRDefault="003F7D08" w:rsidP="005D7750">
                  <w:pPr>
                    <w:spacing w:after="0"/>
                    <w:jc w:val="center"/>
                    <w:rPr>
                      <w:rFonts w:ascii="Arial" w:hAnsi="Arial" w:cs="Arial"/>
                      <w:b/>
                      <w:sz w:val="20"/>
                      <w:szCs w:val="20"/>
                    </w:rPr>
                  </w:pPr>
                  <w:r w:rsidRPr="0007242D">
                    <w:rPr>
                      <w:rFonts w:ascii="Arial" w:hAnsi="Arial" w:cs="Arial"/>
                      <w:b/>
                      <w:sz w:val="20"/>
                      <w:szCs w:val="20"/>
                    </w:rPr>
                    <w:t>Weighted Value</w:t>
                  </w:r>
                </w:p>
              </w:tc>
              <w:tc>
                <w:tcPr>
                  <w:tcW w:w="3366" w:type="dxa"/>
                  <w:shd w:val="clear" w:color="auto" w:fill="D9D9D9" w:themeFill="background1" w:themeFillShade="D9"/>
                  <w:vAlign w:val="center"/>
                </w:tcPr>
                <w:p w14:paraId="64E62207"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Range</w:t>
                  </w:r>
                </w:p>
              </w:tc>
              <w:tc>
                <w:tcPr>
                  <w:tcW w:w="2426" w:type="dxa"/>
                  <w:shd w:val="clear" w:color="auto" w:fill="D9D9D9" w:themeFill="background1" w:themeFillShade="D9"/>
                  <w:vAlign w:val="center"/>
                </w:tcPr>
                <w:p w14:paraId="6BB447B9"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Complexity factor</w:t>
                  </w:r>
                </w:p>
              </w:tc>
            </w:tr>
            <w:tr w:rsidR="003F7D08" w:rsidRPr="00B30BD6" w14:paraId="50E4D128" w14:textId="77777777" w:rsidTr="0070349F">
              <w:trPr>
                <w:trHeight w:val="354"/>
                <w:tblCellSpacing w:w="20" w:type="dxa"/>
              </w:trPr>
              <w:tc>
                <w:tcPr>
                  <w:tcW w:w="2842" w:type="dxa"/>
                  <w:vMerge w:val="restart"/>
                  <w:shd w:val="clear" w:color="auto" w:fill="F2F2F2"/>
                  <w:vAlign w:val="center"/>
                </w:tcPr>
                <w:p w14:paraId="23F5FD1B"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Annual energy consumption (TJ)</w:t>
                  </w:r>
                </w:p>
              </w:tc>
              <w:tc>
                <w:tcPr>
                  <w:tcW w:w="1839" w:type="dxa"/>
                  <w:vMerge w:val="restart"/>
                  <w:shd w:val="clear" w:color="auto" w:fill="auto"/>
                  <w:vAlign w:val="center"/>
                </w:tcPr>
                <w:p w14:paraId="2EFBC176"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25%</w:t>
                  </w:r>
                </w:p>
              </w:tc>
              <w:tc>
                <w:tcPr>
                  <w:tcW w:w="3366" w:type="dxa"/>
                  <w:shd w:val="clear" w:color="auto" w:fill="auto"/>
                  <w:vAlign w:val="center"/>
                </w:tcPr>
                <w:p w14:paraId="0B399EBE" w14:textId="77777777" w:rsidR="003F7D08" w:rsidRPr="0007242D" w:rsidRDefault="003F7D08" w:rsidP="005D7750">
                  <w:pPr>
                    <w:spacing w:after="0"/>
                    <w:jc w:val="center"/>
                    <w:rPr>
                      <w:rFonts w:ascii="Arial" w:hAnsi="Arial" w:cs="Arial"/>
                      <w:sz w:val="20"/>
                      <w:szCs w:val="20"/>
                    </w:rPr>
                  </w:pPr>
                  <w:r w:rsidRPr="0007242D">
                    <w:rPr>
                      <w:rFonts w:ascii="Arial" w:hAnsi="Arial" w:cs="Arial"/>
                      <w:sz w:val="20"/>
                      <w:szCs w:val="20"/>
                    </w:rPr>
                    <w:t>SEU ≤ 20 TJ</w:t>
                  </w:r>
                </w:p>
              </w:tc>
              <w:tc>
                <w:tcPr>
                  <w:tcW w:w="2426" w:type="dxa"/>
                  <w:shd w:val="clear" w:color="auto" w:fill="auto"/>
                  <w:vAlign w:val="center"/>
                </w:tcPr>
                <w:p w14:paraId="3C8B8E74"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1,0</w:t>
                  </w:r>
                </w:p>
              </w:tc>
            </w:tr>
            <w:tr w:rsidR="003F7D08" w:rsidRPr="00B30BD6" w14:paraId="7F28A22F" w14:textId="77777777" w:rsidTr="0070349F">
              <w:trPr>
                <w:trHeight w:val="413"/>
                <w:tblCellSpacing w:w="20" w:type="dxa"/>
              </w:trPr>
              <w:tc>
                <w:tcPr>
                  <w:tcW w:w="2842" w:type="dxa"/>
                  <w:vMerge/>
                  <w:shd w:val="clear" w:color="auto" w:fill="F2F2F2"/>
                  <w:vAlign w:val="center"/>
                </w:tcPr>
                <w:p w14:paraId="7538BD46"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1CC22D27"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604AFB6C"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20 TJ &lt; SEU ≤ 200 TJ</w:t>
                  </w:r>
                </w:p>
              </w:tc>
              <w:tc>
                <w:tcPr>
                  <w:tcW w:w="2426" w:type="dxa"/>
                  <w:shd w:val="clear" w:color="auto" w:fill="auto"/>
                  <w:vAlign w:val="center"/>
                </w:tcPr>
                <w:p w14:paraId="379C384D"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1,2</w:t>
                  </w:r>
                </w:p>
              </w:tc>
            </w:tr>
            <w:tr w:rsidR="003F7D08" w:rsidRPr="00B30BD6" w14:paraId="3EC13291" w14:textId="77777777" w:rsidTr="0070349F">
              <w:trPr>
                <w:trHeight w:val="391"/>
                <w:tblCellSpacing w:w="20" w:type="dxa"/>
              </w:trPr>
              <w:tc>
                <w:tcPr>
                  <w:tcW w:w="2842" w:type="dxa"/>
                  <w:vMerge/>
                  <w:shd w:val="clear" w:color="auto" w:fill="F2F2F2"/>
                  <w:vAlign w:val="center"/>
                </w:tcPr>
                <w:p w14:paraId="54E2D876"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1D971C95"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49304151"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200 TJ &lt; SEU ≤ 2000 TJ</w:t>
                  </w:r>
                </w:p>
              </w:tc>
              <w:tc>
                <w:tcPr>
                  <w:tcW w:w="2426" w:type="dxa"/>
                  <w:shd w:val="clear" w:color="auto" w:fill="auto"/>
                  <w:vAlign w:val="center"/>
                </w:tcPr>
                <w:p w14:paraId="5B469B50"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1,4</w:t>
                  </w:r>
                </w:p>
              </w:tc>
            </w:tr>
            <w:tr w:rsidR="003F7D08" w:rsidRPr="00B30BD6" w14:paraId="0385DB0D" w14:textId="77777777" w:rsidTr="0070349F">
              <w:trPr>
                <w:trHeight w:val="323"/>
                <w:tblCellSpacing w:w="20" w:type="dxa"/>
              </w:trPr>
              <w:tc>
                <w:tcPr>
                  <w:tcW w:w="2842" w:type="dxa"/>
                  <w:vMerge/>
                  <w:shd w:val="clear" w:color="auto" w:fill="F2F2F2"/>
                  <w:vAlign w:val="center"/>
                </w:tcPr>
                <w:p w14:paraId="14BDAABD"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4B4BC1C4"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34556361"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SEU &gt;2000 TJ</w:t>
                  </w:r>
                </w:p>
              </w:tc>
              <w:tc>
                <w:tcPr>
                  <w:tcW w:w="2426" w:type="dxa"/>
                  <w:shd w:val="clear" w:color="auto" w:fill="auto"/>
                  <w:vAlign w:val="center"/>
                </w:tcPr>
                <w:p w14:paraId="4AD25EA6" w14:textId="77777777" w:rsidR="003F7D08" w:rsidRPr="00B30BD6" w:rsidRDefault="003F7D08" w:rsidP="005D7750">
                  <w:pPr>
                    <w:spacing w:after="0"/>
                    <w:jc w:val="center"/>
                    <w:rPr>
                      <w:rFonts w:ascii="Arial" w:hAnsi="Arial" w:cs="Arial"/>
                      <w:sz w:val="20"/>
                      <w:szCs w:val="20"/>
                    </w:rPr>
                  </w:pPr>
                  <w:r w:rsidRPr="0007242D">
                    <w:rPr>
                      <w:rFonts w:ascii="Arial" w:hAnsi="Arial" w:cs="Arial"/>
                      <w:sz w:val="20"/>
                      <w:szCs w:val="20"/>
                    </w:rPr>
                    <w:t>1,6</w:t>
                  </w:r>
                </w:p>
              </w:tc>
            </w:tr>
            <w:tr w:rsidR="003F7D08" w:rsidRPr="00B30BD6" w14:paraId="07B9F15C" w14:textId="77777777" w:rsidTr="0070349F">
              <w:trPr>
                <w:trHeight w:val="403"/>
                <w:tblCellSpacing w:w="20" w:type="dxa"/>
              </w:trPr>
              <w:tc>
                <w:tcPr>
                  <w:tcW w:w="2842" w:type="dxa"/>
                  <w:vMerge w:val="restart"/>
                  <w:shd w:val="clear" w:color="auto" w:fill="F2F2F2"/>
                  <w:vAlign w:val="center"/>
                </w:tcPr>
                <w:p w14:paraId="413145E8" w14:textId="77777777" w:rsidR="003F7D08" w:rsidRPr="00B30BD6" w:rsidRDefault="003F7D08" w:rsidP="005D7750">
                  <w:pPr>
                    <w:spacing w:after="0"/>
                    <w:jc w:val="center"/>
                    <w:rPr>
                      <w:rFonts w:ascii="Arial" w:hAnsi="Arial" w:cs="Arial"/>
                      <w:sz w:val="20"/>
                      <w:szCs w:val="20"/>
                    </w:rPr>
                  </w:pPr>
                </w:p>
                <w:p w14:paraId="1A53BA5D" w14:textId="77777777" w:rsidR="003F7D08" w:rsidRPr="003757A0" w:rsidRDefault="003F7D08" w:rsidP="005D7750">
                  <w:pPr>
                    <w:spacing w:after="0"/>
                    <w:jc w:val="center"/>
                    <w:rPr>
                      <w:rFonts w:ascii="Arial" w:hAnsi="Arial" w:cs="Arial"/>
                      <w:sz w:val="20"/>
                      <w:szCs w:val="20"/>
                    </w:rPr>
                  </w:pPr>
                  <w:r w:rsidRPr="00B30BD6">
                    <w:rPr>
                      <w:rFonts w:ascii="Arial" w:hAnsi="Arial" w:cs="Arial"/>
                      <w:sz w:val="20"/>
                      <w:szCs w:val="20"/>
                      <w:lang w:val="el-GR"/>
                    </w:rPr>
                    <w:t xml:space="preserve">Number of energy </w:t>
                  </w:r>
                  <w:r>
                    <w:rPr>
                      <w:rFonts w:ascii="Arial" w:hAnsi="Arial" w:cs="Arial"/>
                      <w:sz w:val="20"/>
                      <w:szCs w:val="20"/>
                    </w:rPr>
                    <w:t>types</w:t>
                  </w:r>
                </w:p>
              </w:tc>
              <w:tc>
                <w:tcPr>
                  <w:tcW w:w="1839" w:type="dxa"/>
                  <w:vMerge w:val="restart"/>
                  <w:shd w:val="clear" w:color="auto" w:fill="auto"/>
                  <w:vAlign w:val="center"/>
                </w:tcPr>
                <w:p w14:paraId="1921368A"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25%</w:t>
                  </w:r>
                </w:p>
              </w:tc>
              <w:tc>
                <w:tcPr>
                  <w:tcW w:w="3366" w:type="dxa"/>
                  <w:shd w:val="clear" w:color="auto" w:fill="auto"/>
                  <w:vAlign w:val="center"/>
                </w:tcPr>
                <w:p w14:paraId="2A35FAD1" w14:textId="77777777" w:rsidR="003F7D08" w:rsidRPr="00B30BD6" w:rsidRDefault="003F7D08" w:rsidP="005D7750">
                  <w:pPr>
                    <w:spacing w:after="0"/>
                    <w:jc w:val="center"/>
                    <w:rPr>
                      <w:rFonts w:ascii="Arial" w:hAnsi="Arial" w:cs="Arial"/>
                      <w:sz w:val="20"/>
                      <w:szCs w:val="20"/>
                    </w:rPr>
                  </w:pPr>
                  <w:r w:rsidRPr="003757A0">
                    <w:rPr>
                      <w:rFonts w:ascii="Arial" w:hAnsi="Arial" w:cs="Arial"/>
                      <w:sz w:val="20"/>
                      <w:szCs w:val="20"/>
                    </w:rPr>
                    <w:t>1-2 energy types</w:t>
                  </w:r>
                </w:p>
              </w:tc>
              <w:tc>
                <w:tcPr>
                  <w:tcW w:w="2426" w:type="dxa"/>
                  <w:shd w:val="clear" w:color="auto" w:fill="auto"/>
                  <w:vAlign w:val="center"/>
                </w:tcPr>
                <w:p w14:paraId="73E3DD9E"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1,0</w:t>
                  </w:r>
                </w:p>
              </w:tc>
            </w:tr>
            <w:tr w:rsidR="003F7D08" w:rsidRPr="00B30BD6" w14:paraId="06F4E57F" w14:textId="77777777" w:rsidTr="0070349F">
              <w:trPr>
                <w:trHeight w:val="399"/>
                <w:tblCellSpacing w:w="20" w:type="dxa"/>
              </w:trPr>
              <w:tc>
                <w:tcPr>
                  <w:tcW w:w="2842" w:type="dxa"/>
                  <w:vMerge/>
                  <w:shd w:val="clear" w:color="auto" w:fill="F2F2F2"/>
                  <w:vAlign w:val="center"/>
                </w:tcPr>
                <w:p w14:paraId="036D0CC0" w14:textId="77777777" w:rsidR="003F7D08" w:rsidRPr="00B30BD6" w:rsidRDefault="003F7D08" w:rsidP="005D7750">
                  <w:pPr>
                    <w:spacing w:after="0"/>
                    <w:jc w:val="center"/>
                    <w:rPr>
                      <w:rFonts w:ascii="Arial" w:hAnsi="Arial" w:cs="Arial"/>
                      <w:sz w:val="20"/>
                      <w:szCs w:val="20"/>
                      <w:lang w:val="el-GR"/>
                    </w:rPr>
                  </w:pPr>
                </w:p>
              </w:tc>
              <w:tc>
                <w:tcPr>
                  <w:tcW w:w="1839" w:type="dxa"/>
                  <w:vMerge/>
                  <w:shd w:val="clear" w:color="auto" w:fill="auto"/>
                  <w:vAlign w:val="center"/>
                </w:tcPr>
                <w:p w14:paraId="098EC951" w14:textId="77777777" w:rsidR="003F7D08" w:rsidRPr="003757A0" w:rsidRDefault="003F7D08" w:rsidP="005D7750">
                  <w:pPr>
                    <w:spacing w:after="0"/>
                    <w:jc w:val="center"/>
                    <w:rPr>
                      <w:rFonts w:ascii="Arial" w:hAnsi="Arial" w:cs="Arial"/>
                      <w:sz w:val="20"/>
                      <w:szCs w:val="20"/>
                    </w:rPr>
                  </w:pPr>
                </w:p>
              </w:tc>
              <w:tc>
                <w:tcPr>
                  <w:tcW w:w="3366" w:type="dxa"/>
                  <w:shd w:val="clear" w:color="auto" w:fill="auto"/>
                  <w:vAlign w:val="center"/>
                </w:tcPr>
                <w:p w14:paraId="45CDD84E"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3 energy types</w:t>
                  </w:r>
                </w:p>
              </w:tc>
              <w:tc>
                <w:tcPr>
                  <w:tcW w:w="2426" w:type="dxa"/>
                  <w:shd w:val="clear" w:color="auto" w:fill="auto"/>
                  <w:vAlign w:val="center"/>
                </w:tcPr>
                <w:p w14:paraId="04F004CD"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1,2</w:t>
                  </w:r>
                </w:p>
              </w:tc>
            </w:tr>
            <w:tr w:rsidR="003F7D08" w:rsidRPr="00B30BD6" w14:paraId="68857DEF" w14:textId="77777777" w:rsidTr="0070349F">
              <w:trPr>
                <w:trHeight w:val="406"/>
                <w:tblCellSpacing w:w="20" w:type="dxa"/>
              </w:trPr>
              <w:tc>
                <w:tcPr>
                  <w:tcW w:w="2842" w:type="dxa"/>
                  <w:vMerge/>
                  <w:shd w:val="clear" w:color="auto" w:fill="F2F2F2"/>
                  <w:vAlign w:val="center"/>
                </w:tcPr>
                <w:p w14:paraId="7C14F560" w14:textId="77777777" w:rsidR="003F7D08" w:rsidRPr="00B30BD6" w:rsidRDefault="003F7D08" w:rsidP="005D7750">
                  <w:pPr>
                    <w:spacing w:after="0"/>
                    <w:jc w:val="center"/>
                    <w:rPr>
                      <w:rFonts w:ascii="Arial" w:hAnsi="Arial" w:cs="Arial"/>
                      <w:sz w:val="20"/>
                      <w:szCs w:val="20"/>
                      <w:lang w:val="el-GR"/>
                    </w:rPr>
                  </w:pPr>
                </w:p>
              </w:tc>
              <w:tc>
                <w:tcPr>
                  <w:tcW w:w="1839" w:type="dxa"/>
                  <w:vMerge/>
                  <w:shd w:val="clear" w:color="auto" w:fill="auto"/>
                  <w:vAlign w:val="center"/>
                </w:tcPr>
                <w:p w14:paraId="4B166593" w14:textId="77777777" w:rsidR="003F7D08" w:rsidRPr="003757A0" w:rsidRDefault="003F7D08" w:rsidP="005D7750">
                  <w:pPr>
                    <w:spacing w:after="0"/>
                    <w:jc w:val="center"/>
                    <w:rPr>
                      <w:rFonts w:ascii="Arial" w:hAnsi="Arial" w:cs="Arial"/>
                      <w:sz w:val="20"/>
                      <w:szCs w:val="20"/>
                    </w:rPr>
                  </w:pPr>
                </w:p>
              </w:tc>
              <w:tc>
                <w:tcPr>
                  <w:tcW w:w="3366" w:type="dxa"/>
                  <w:shd w:val="clear" w:color="auto" w:fill="auto"/>
                  <w:vAlign w:val="center"/>
                </w:tcPr>
                <w:p w14:paraId="3543A26D"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 4 energy types</w:t>
                  </w:r>
                </w:p>
              </w:tc>
              <w:tc>
                <w:tcPr>
                  <w:tcW w:w="2426" w:type="dxa"/>
                  <w:shd w:val="clear" w:color="auto" w:fill="auto"/>
                  <w:vAlign w:val="center"/>
                </w:tcPr>
                <w:p w14:paraId="7EBB0A42" w14:textId="77777777" w:rsidR="003F7D08" w:rsidRPr="003757A0" w:rsidRDefault="003F7D08" w:rsidP="005D7750">
                  <w:pPr>
                    <w:spacing w:after="0"/>
                    <w:jc w:val="center"/>
                    <w:rPr>
                      <w:rFonts w:ascii="Arial" w:hAnsi="Arial" w:cs="Arial"/>
                      <w:sz w:val="20"/>
                      <w:szCs w:val="20"/>
                    </w:rPr>
                  </w:pPr>
                  <w:r w:rsidRPr="003757A0">
                    <w:rPr>
                      <w:rFonts w:ascii="Arial" w:hAnsi="Arial" w:cs="Arial"/>
                      <w:sz w:val="20"/>
                      <w:szCs w:val="20"/>
                    </w:rPr>
                    <w:t>1,4</w:t>
                  </w:r>
                </w:p>
              </w:tc>
            </w:tr>
            <w:tr w:rsidR="003F7D08" w:rsidRPr="00B30BD6" w14:paraId="2D31A7BA" w14:textId="77777777" w:rsidTr="0070349F">
              <w:trPr>
                <w:trHeight w:val="393"/>
                <w:tblCellSpacing w:w="20" w:type="dxa"/>
              </w:trPr>
              <w:tc>
                <w:tcPr>
                  <w:tcW w:w="2842" w:type="dxa"/>
                  <w:vMerge w:val="restart"/>
                  <w:shd w:val="clear" w:color="auto" w:fill="F2F2F2" w:themeFill="background1" w:themeFillShade="F2"/>
                  <w:vAlign w:val="center"/>
                </w:tcPr>
                <w:p w14:paraId="643D32AF" w14:textId="77777777" w:rsidR="003F7D08" w:rsidRPr="00B30BD6" w:rsidRDefault="003F7D08" w:rsidP="005D7750">
                  <w:pPr>
                    <w:spacing w:after="0"/>
                    <w:jc w:val="center"/>
                    <w:rPr>
                      <w:rFonts w:ascii="Arial" w:hAnsi="Arial" w:cs="Arial"/>
                      <w:sz w:val="20"/>
                      <w:szCs w:val="20"/>
                    </w:rPr>
                  </w:pPr>
                </w:p>
                <w:p w14:paraId="1ACE3CE4"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 xml:space="preserve">Number of significant </w:t>
                  </w:r>
                  <w:proofErr w:type="gramStart"/>
                  <w:r w:rsidRPr="00B30BD6">
                    <w:rPr>
                      <w:rFonts w:ascii="Arial" w:hAnsi="Arial" w:cs="Arial"/>
                      <w:sz w:val="20"/>
                      <w:szCs w:val="20"/>
                    </w:rPr>
                    <w:t>energy</w:t>
                  </w:r>
                  <w:proofErr w:type="gramEnd"/>
                </w:p>
                <w:p w14:paraId="7502BE15"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uses (SEUs)</w:t>
                  </w:r>
                </w:p>
              </w:tc>
              <w:tc>
                <w:tcPr>
                  <w:tcW w:w="1839" w:type="dxa"/>
                  <w:vMerge w:val="restart"/>
                  <w:shd w:val="clear" w:color="auto" w:fill="auto"/>
                  <w:vAlign w:val="center"/>
                </w:tcPr>
                <w:p w14:paraId="054321DF"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50%</w:t>
                  </w:r>
                </w:p>
              </w:tc>
              <w:tc>
                <w:tcPr>
                  <w:tcW w:w="3366" w:type="dxa"/>
                  <w:shd w:val="clear" w:color="auto" w:fill="auto"/>
                  <w:vAlign w:val="center"/>
                </w:tcPr>
                <w:p w14:paraId="7B770D66"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1-3 SEUs</w:t>
                  </w:r>
                </w:p>
              </w:tc>
              <w:tc>
                <w:tcPr>
                  <w:tcW w:w="2426" w:type="dxa"/>
                  <w:shd w:val="clear" w:color="auto" w:fill="auto"/>
                  <w:vAlign w:val="center"/>
                </w:tcPr>
                <w:p w14:paraId="2149F466"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1,0</w:t>
                  </w:r>
                </w:p>
              </w:tc>
            </w:tr>
            <w:tr w:rsidR="003F7D08" w:rsidRPr="00B30BD6" w14:paraId="70FA89ED" w14:textId="77777777" w:rsidTr="0070349F">
              <w:trPr>
                <w:trHeight w:val="411"/>
                <w:tblCellSpacing w:w="20" w:type="dxa"/>
              </w:trPr>
              <w:tc>
                <w:tcPr>
                  <w:tcW w:w="2842" w:type="dxa"/>
                  <w:vMerge/>
                  <w:shd w:val="clear" w:color="auto" w:fill="F2F2F2" w:themeFill="background1" w:themeFillShade="F2"/>
                  <w:vAlign w:val="center"/>
                </w:tcPr>
                <w:p w14:paraId="64FC46A9"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3D2FB529"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6A45B1B8"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4-6 SEUs</w:t>
                  </w:r>
                </w:p>
              </w:tc>
              <w:tc>
                <w:tcPr>
                  <w:tcW w:w="2426" w:type="dxa"/>
                  <w:shd w:val="clear" w:color="auto" w:fill="auto"/>
                  <w:vAlign w:val="center"/>
                </w:tcPr>
                <w:p w14:paraId="0EBFD928"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1,2</w:t>
                  </w:r>
                </w:p>
              </w:tc>
            </w:tr>
            <w:tr w:rsidR="003F7D08" w:rsidRPr="00B30BD6" w14:paraId="40ACEB69" w14:textId="77777777" w:rsidTr="0070349F">
              <w:trPr>
                <w:trHeight w:val="389"/>
                <w:tblCellSpacing w:w="20" w:type="dxa"/>
              </w:trPr>
              <w:tc>
                <w:tcPr>
                  <w:tcW w:w="2842" w:type="dxa"/>
                  <w:vMerge/>
                  <w:shd w:val="clear" w:color="auto" w:fill="F2F2F2" w:themeFill="background1" w:themeFillShade="F2"/>
                  <w:vAlign w:val="center"/>
                </w:tcPr>
                <w:p w14:paraId="568A445B"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116D2942"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23D4866B"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7-10 SEUs</w:t>
                  </w:r>
                </w:p>
              </w:tc>
              <w:tc>
                <w:tcPr>
                  <w:tcW w:w="2426" w:type="dxa"/>
                  <w:shd w:val="clear" w:color="auto" w:fill="auto"/>
                  <w:vAlign w:val="center"/>
                </w:tcPr>
                <w:p w14:paraId="2B358E9D"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1,3</w:t>
                  </w:r>
                </w:p>
              </w:tc>
            </w:tr>
            <w:tr w:rsidR="003F7D08" w:rsidRPr="00B30BD6" w14:paraId="29EDE591" w14:textId="77777777" w:rsidTr="0070349F">
              <w:trPr>
                <w:trHeight w:val="411"/>
                <w:tblCellSpacing w:w="20" w:type="dxa"/>
              </w:trPr>
              <w:tc>
                <w:tcPr>
                  <w:tcW w:w="2842" w:type="dxa"/>
                  <w:vMerge/>
                  <w:shd w:val="clear" w:color="auto" w:fill="F2F2F2" w:themeFill="background1" w:themeFillShade="F2"/>
                  <w:vAlign w:val="center"/>
                </w:tcPr>
                <w:p w14:paraId="44CFF4D5"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78F07979"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3C711EF4"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11-15 SEUs</w:t>
                  </w:r>
                </w:p>
              </w:tc>
              <w:tc>
                <w:tcPr>
                  <w:tcW w:w="2426" w:type="dxa"/>
                  <w:shd w:val="clear" w:color="auto" w:fill="auto"/>
                  <w:vAlign w:val="center"/>
                </w:tcPr>
                <w:p w14:paraId="5ABD4431"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1,4</w:t>
                  </w:r>
                </w:p>
              </w:tc>
            </w:tr>
            <w:tr w:rsidR="003F7D08" w:rsidRPr="00B30BD6" w14:paraId="54529ADF" w14:textId="77777777" w:rsidTr="0070349F">
              <w:trPr>
                <w:trHeight w:val="411"/>
                <w:tblCellSpacing w:w="20" w:type="dxa"/>
              </w:trPr>
              <w:tc>
                <w:tcPr>
                  <w:tcW w:w="2842" w:type="dxa"/>
                  <w:vMerge/>
                  <w:shd w:val="clear" w:color="auto" w:fill="F2F2F2" w:themeFill="background1" w:themeFillShade="F2"/>
                  <w:vAlign w:val="center"/>
                </w:tcPr>
                <w:p w14:paraId="268CB662" w14:textId="77777777" w:rsidR="003F7D08" w:rsidRPr="00B30BD6" w:rsidRDefault="003F7D08" w:rsidP="005D7750">
                  <w:pPr>
                    <w:spacing w:after="0"/>
                    <w:jc w:val="center"/>
                    <w:rPr>
                      <w:rFonts w:ascii="Arial" w:hAnsi="Arial" w:cs="Arial"/>
                      <w:sz w:val="20"/>
                      <w:szCs w:val="20"/>
                    </w:rPr>
                  </w:pPr>
                </w:p>
              </w:tc>
              <w:tc>
                <w:tcPr>
                  <w:tcW w:w="1839" w:type="dxa"/>
                  <w:vMerge/>
                  <w:shd w:val="clear" w:color="auto" w:fill="auto"/>
                  <w:vAlign w:val="center"/>
                </w:tcPr>
                <w:p w14:paraId="7F3D84BF" w14:textId="77777777" w:rsidR="003F7D08" w:rsidRPr="00B30BD6" w:rsidRDefault="003F7D08" w:rsidP="005D7750">
                  <w:pPr>
                    <w:spacing w:after="0"/>
                    <w:jc w:val="center"/>
                    <w:rPr>
                      <w:rFonts w:ascii="Arial" w:hAnsi="Arial" w:cs="Arial"/>
                      <w:sz w:val="20"/>
                      <w:szCs w:val="20"/>
                    </w:rPr>
                  </w:pPr>
                </w:p>
              </w:tc>
              <w:tc>
                <w:tcPr>
                  <w:tcW w:w="3366" w:type="dxa"/>
                  <w:shd w:val="clear" w:color="auto" w:fill="auto"/>
                  <w:vAlign w:val="center"/>
                </w:tcPr>
                <w:p w14:paraId="761A8799"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 16 SEUs</w:t>
                  </w:r>
                </w:p>
              </w:tc>
              <w:tc>
                <w:tcPr>
                  <w:tcW w:w="2426" w:type="dxa"/>
                  <w:shd w:val="clear" w:color="auto" w:fill="auto"/>
                  <w:vAlign w:val="center"/>
                </w:tcPr>
                <w:p w14:paraId="72D0EE4B" w14:textId="77777777" w:rsidR="003F7D08" w:rsidRPr="00B30BD6" w:rsidRDefault="003F7D08" w:rsidP="005D7750">
                  <w:pPr>
                    <w:spacing w:after="0"/>
                    <w:jc w:val="center"/>
                    <w:rPr>
                      <w:rFonts w:ascii="Arial" w:hAnsi="Arial" w:cs="Arial"/>
                      <w:sz w:val="20"/>
                      <w:szCs w:val="20"/>
                    </w:rPr>
                  </w:pPr>
                  <w:r w:rsidRPr="00F45D66">
                    <w:rPr>
                      <w:rFonts w:ascii="Arial" w:hAnsi="Arial" w:cs="Arial"/>
                      <w:sz w:val="20"/>
                      <w:szCs w:val="20"/>
                    </w:rPr>
                    <w:t>1,6</w:t>
                  </w:r>
                </w:p>
              </w:tc>
            </w:tr>
            <w:tr w:rsidR="003F7D08" w:rsidRPr="00B30BD6" w14:paraId="70D78CE6" w14:textId="77777777" w:rsidTr="0070349F">
              <w:trPr>
                <w:trHeight w:val="411"/>
                <w:tblCellSpacing w:w="20" w:type="dxa"/>
              </w:trPr>
              <w:tc>
                <w:tcPr>
                  <w:tcW w:w="10594" w:type="dxa"/>
                  <w:gridSpan w:val="4"/>
                  <w:shd w:val="clear" w:color="auto" w:fill="auto"/>
                  <w:vAlign w:val="center"/>
                </w:tcPr>
                <w:p w14:paraId="000C3EF2" w14:textId="77777777" w:rsidR="003F7D08" w:rsidRPr="00F45D66" w:rsidRDefault="003F7D08" w:rsidP="005D7750">
                  <w:pPr>
                    <w:spacing w:after="0"/>
                    <w:jc w:val="both"/>
                    <w:rPr>
                      <w:rFonts w:ascii="Arial" w:hAnsi="Arial" w:cs="Arial"/>
                      <w:sz w:val="20"/>
                      <w:szCs w:val="20"/>
                    </w:rPr>
                  </w:pPr>
                  <w:r w:rsidRPr="00222B05">
                    <w:rPr>
                      <w:rFonts w:ascii="Arial" w:eastAsia="Times New Roman" w:hAnsi="Arial" w:cs="Arial"/>
                      <w:i/>
                      <w:iCs/>
                      <w:sz w:val="20"/>
                    </w:rPr>
                    <w:t>NOTE The annual energy consumption and SEUs are those available from the client organization’s energy review.</w:t>
                  </w:r>
                </w:p>
              </w:tc>
            </w:tr>
          </w:tbl>
          <w:p w14:paraId="18453C3C" w14:textId="77777777" w:rsidR="003F7D08" w:rsidRPr="001A31B0" w:rsidRDefault="003F7D08" w:rsidP="005D7750">
            <w:pPr>
              <w:spacing w:after="0"/>
              <w:rPr>
                <w:rFonts w:ascii="Arial" w:hAnsi="Arial" w:cs="Arial"/>
                <w:sz w:val="10"/>
                <w:szCs w:val="10"/>
              </w:rPr>
            </w:pPr>
          </w:p>
          <w:p w14:paraId="33248178" w14:textId="77777777" w:rsidR="003F7D08" w:rsidRDefault="003F7D08" w:rsidP="005D7750">
            <w:pPr>
              <w:spacing w:after="0"/>
              <w:rPr>
                <w:rFonts w:ascii="Arial" w:hAnsi="Arial" w:cs="Arial"/>
                <w:sz w:val="20"/>
                <w:szCs w:val="20"/>
              </w:rPr>
            </w:pPr>
            <w:r w:rsidRPr="001A31B0">
              <w:rPr>
                <w:rFonts w:ascii="Arial" w:hAnsi="Arial" w:cs="Arial"/>
                <w:sz w:val="20"/>
                <w:szCs w:val="20"/>
              </w:rPr>
              <w:t xml:space="preserve">The complexity value C from formula (1) is used to determine the level of </w:t>
            </w:r>
            <w:proofErr w:type="spellStart"/>
            <w:r w:rsidRPr="001A31B0">
              <w:rPr>
                <w:rFonts w:ascii="Arial" w:hAnsi="Arial" w:cs="Arial"/>
                <w:sz w:val="20"/>
                <w:szCs w:val="20"/>
              </w:rPr>
              <w:t>EnMS</w:t>
            </w:r>
            <w:proofErr w:type="spellEnd"/>
            <w:r w:rsidRPr="001A31B0">
              <w:rPr>
                <w:rFonts w:ascii="Arial" w:hAnsi="Arial" w:cs="Arial"/>
                <w:sz w:val="20"/>
                <w:szCs w:val="20"/>
              </w:rPr>
              <w:t xml:space="preserve"> complexity based on Table 3</w:t>
            </w:r>
            <w:r w:rsidRPr="00B30BD6">
              <w:rPr>
                <w:rFonts w:ascii="Arial" w:hAnsi="Arial" w:cs="Arial"/>
                <w:sz w:val="20"/>
                <w:szCs w:val="20"/>
              </w:rPr>
              <w:t xml:space="preserve">. </w:t>
            </w:r>
          </w:p>
          <w:p w14:paraId="1A87B0DD" w14:textId="77777777" w:rsidR="003F7D08" w:rsidRPr="001A31B0" w:rsidRDefault="003F7D08" w:rsidP="005D7750">
            <w:pPr>
              <w:spacing w:after="0"/>
              <w:rPr>
                <w:rFonts w:ascii="Arial" w:hAnsi="Arial" w:cs="Arial"/>
                <w:sz w:val="10"/>
                <w:szCs w:val="10"/>
              </w:rPr>
            </w:pPr>
          </w:p>
          <w:tbl>
            <w:tblPr>
              <w:tblW w:w="9091" w:type="dxa"/>
              <w:tblCellSpacing w:w="20" w:type="dxa"/>
              <w:tblInd w:w="132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4402"/>
              <w:gridCol w:w="4689"/>
            </w:tblGrid>
            <w:tr w:rsidR="003F7D08" w:rsidRPr="00B30BD6" w14:paraId="1925E953" w14:textId="77777777" w:rsidTr="0070349F">
              <w:trPr>
                <w:trHeight w:val="340"/>
                <w:tblCellSpacing w:w="20" w:type="dxa"/>
              </w:trPr>
              <w:tc>
                <w:tcPr>
                  <w:tcW w:w="9011" w:type="dxa"/>
                  <w:gridSpan w:val="2"/>
                  <w:shd w:val="clear" w:color="auto" w:fill="D9D9D9" w:themeFill="background1" w:themeFillShade="D9"/>
                  <w:vAlign w:val="center"/>
                </w:tcPr>
                <w:p w14:paraId="6298C0B6"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 xml:space="preserve">Table 3: Level of the </w:t>
                  </w:r>
                  <w:proofErr w:type="spellStart"/>
                  <w:r w:rsidRPr="00B30BD6">
                    <w:rPr>
                      <w:rFonts w:ascii="Arial" w:hAnsi="Arial" w:cs="Arial"/>
                      <w:b/>
                      <w:sz w:val="20"/>
                      <w:szCs w:val="20"/>
                    </w:rPr>
                    <w:t>EnMS</w:t>
                  </w:r>
                  <w:proofErr w:type="spellEnd"/>
                  <w:r w:rsidRPr="00B30BD6">
                    <w:rPr>
                      <w:rFonts w:ascii="Arial" w:hAnsi="Arial" w:cs="Arial"/>
                      <w:b/>
                      <w:sz w:val="20"/>
                      <w:szCs w:val="20"/>
                    </w:rPr>
                    <w:t xml:space="preserve"> complexity</w:t>
                  </w:r>
                </w:p>
              </w:tc>
            </w:tr>
            <w:tr w:rsidR="003F7D08" w:rsidRPr="00B30BD6" w14:paraId="1A142CBC" w14:textId="77777777" w:rsidTr="0070349F">
              <w:trPr>
                <w:trHeight w:val="139"/>
                <w:tblCellSpacing w:w="20" w:type="dxa"/>
              </w:trPr>
              <w:tc>
                <w:tcPr>
                  <w:tcW w:w="4342" w:type="dxa"/>
                  <w:shd w:val="clear" w:color="auto" w:fill="D9D9D9" w:themeFill="background1" w:themeFillShade="D9"/>
                </w:tcPr>
                <w:p w14:paraId="5E74DB82"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 xml:space="preserve">Complexity value </w:t>
                  </w:r>
                </w:p>
              </w:tc>
              <w:tc>
                <w:tcPr>
                  <w:tcW w:w="4628" w:type="dxa"/>
                  <w:shd w:val="clear" w:color="auto" w:fill="D9D9D9" w:themeFill="background1" w:themeFillShade="D9"/>
                </w:tcPr>
                <w:p w14:paraId="4415F992" w14:textId="77777777" w:rsidR="003F7D08" w:rsidRPr="00B30BD6" w:rsidRDefault="003F7D08" w:rsidP="005D7750">
                  <w:pPr>
                    <w:spacing w:after="0"/>
                    <w:jc w:val="center"/>
                    <w:rPr>
                      <w:rFonts w:ascii="Arial" w:hAnsi="Arial" w:cs="Arial"/>
                      <w:b/>
                      <w:sz w:val="20"/>
                      <w:szCs w:val="20"/>
                    </w:rPr>
                  </w:pPr>
                  <w:r w:rsidRPr="00B30BD6">
                    <w:rPr>
                      <w:rFonts w:ascii="Arial" w:hAnsi="Arial" w:cs="Arial"/>
                      <w:b/>
                      <w:sz w:val="20"/>
                      <w:szCs w:val="20"/>
                    </w:rPr>
                    <w:t xml:space="preserve">Level of </w:t>
                  </w:r>
                  <w:proofErr w:type="spellStart"/>
                  <w:r w:rsidRPr="00B30BD6">
                    <w:rPr>
                      <w:rFonts w:ascii="Arial" w:hAnsi="Arial" w:cs="Arial"/>
                      <w:b/>
                      <w:sz w:val="20"/>
                      <w:szCs w:val="20"/>
                    </w:rPr>
                    <w:t>EnMS</w:t>
                  </w:r>
                  <w:proofErr w:type="spellEnd"/>
                  <w:r w:rsidRPr="00B30BD6">
                    <w:rPr>
                      <w:rFonts w:ascii="Arial" w:hAnsi="Arial" w:cs="Arial"/>
                      <w:b/>
                      <w:sz w:val="20"/>
                      <w:szCs w:val="20"/>
                    </w:rPr>
                    <w:t xml:space="preserve"> complexity </w:t>
                  </w:r>
                </w:p>
              </w:tc>
            </w:tr>
            <w:tr w:rsidR="003F7D08" w:rsidRPr="00B30BD6" w14:paraId="15E7CA7B" w14:textId="77777777" w:rsidTr="0070349F">
              <w:trPr>
                <w:trHeight w:val="139"/>
                <w:tblCellSpacing w:w="20" w:type="dxa"/>
              </w:trPr>
              <w:tc>
                <w:tcPr>
                  <w:tcW w:w="4342" w:type="dxa"/>
                  <w:shd w:val="clear" w:color="auto" w:fill="auto"/>
                </w:tcPr>
                <w:p w14:paraId="1304E1D8"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&gt;1,35</w:t>
                  </w:r>
                </w:p>
              </w:tc>
              <w:tc>
                <w:tcPr>
                  <w:tcW w:w="4628" w:type="dxa"/>
                  <w:shd w:val="clear" w:color="auto" w:fill="auto"/>
                </w:tcPr>
                <w:p w14:paraId="3D58E220"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High</w:t>
                  </w:r>
                </w:p>
              </w:tc>
            </w:tr>
            <w:tr w:rsidR="003F7D08" w:rsidRPr="00B30BD6" w14:paraId="192FFEBC" w14:textId="77777777" w:rsidTr="0070349F">
              <w:trPr>
                <w:trHeight w:val="139"/>
                <w:tblCellSpacing w:w="20" w:type="dxa"/>
              </w:trPr>
              <w:tc>
                <w:tcPr>
                  <w:tcW w:w="4342" w:type="dxa"/>
                  <w:shd w:val="clear" w:color="auto" w:fill="auto"/>
                </w:tcPr>
                <w:p w14:paraId="784F96E3"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1,15-1,35</w:t>
                  </w:r>
                </w:p>
              </w:tc>
              <w:tc>
                <w:tcPr>
                  <w:tcW w:w="4628" w:type="dxa"/>
                  <w:shd w:val="clear" w:color="auto" w:fill="auto"/>
                </w:tcPr>
                <w:p w14:paraId="205C8A3D"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 xml:space="preserve">Medium </w:t>
                  </w:r>
                </w:p>
              </w:tc>
            </w:tr>
            <w:tr w:rsidR="003F7D08" w:rsidRPr="00B30BD6" w14:paraId="14C2C193" w14:textId="77777777" w:rsidTr="0070349F">
              <w:trPr>
                <w:trHeight w:val="376"/>
                <w:tblCellSpacing w:w="20" w:type="dxa"/>
              </w:trPr>
              <w:tc>
                <w:tcPr>
                  <w:tcW w:w="4342" w:type="dxa"/>
                  <w:shd w:val="clear" w:color="auto" w:fill="auto"/>
                </w:tcPr>
                <w:p w14:paraId="614C2B17"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&lt;1,15</w:t>
                  </w:r>
                </w:p>
              </w:tc>
              <w:tc>
                <w:tcPr>
                  <w:tcW w:w="4628" w:type="dxa"/>
                  <w:shd w:val="clear" w:color="auto" w:fill="auto"/>
                </w:tcPr>
                <w:p w14:paraId="421E056B" w14:textId="77777777" w:rsidR="003F7D08" w:rsidRPr="00B30BD6" w:rsidRDefault="003F7D08" w:rsidP="005D7750">
                  <w:pPr>
                    <w:spacing w:after="0"/>
                    <w:jc w:val="center"/>
                    <w:rPr>
                      <w:rFonts w:ascii="Arial" w:hAnsi="Arial" w:cs="Arial"/>
                      <w:sz w:val="20"/>
                      <w:szCs w:val="20"/>
                    </w:rPr>
                  </w:pPr>
                  <w:r w:rsidRPr="00B30BD6">
                    <w:rPr>
                      <w:rFonts w:ascii="Arial" w:hAnsi="Arial" w:cs="Arial"/>
                      <w:sz w:val="20"/>
                      <w:szCs w:val="20"/>
                    </w:rPr>
                    <w:t>Low</w:t>
                  </w:r>
                </w:p>
              </w:tc>
            </w:tr>
          </w:tbl>
          <w:p w14:paraId="0E88E6DE" w14:textId="77777777" w:rsidR="003F7D08" w:rsidRPr="00B30BD6" w:rsidRDefault="003F7D08" w:rsidP="005D7750">
            <w:pPr>
              <w:pStyle w:val="BodyTextIndent3"/>
              <w:numPr>
                <w:ilvl w:val="0"/>
                <w:numId w:val="8"/>
              </w:numPr>
              <w:spacing w:after="0" w:line="276" w:lineRule="auto"/>
              <w:rPr>
                <w:rFonts w:cs="Arial"/>
                <w:b/>
                <w:sz w:val="20"/>
                <w:szCs w:val="20"/>
              </w:rPr>
            </w:pPr>
          </w:p>
        </w:tc>
      </w:tr>
      <w:tr w:rsidR="003F7D08" w:rsidRPr="00B30BD6" w14:paraId="551EE0E0" w14:textId="77777777" w:rsidTr="0070349F">
        <w:trPr>
          <w:trHeight w:val="6133"/>
          <w:tblCellSpacing w:w="20" w:type="dxa"/>
          <w:jc w:val="center"/>
        </w:trPr>
        <w:tc>
          <w:tcPr>
            <w:tcW w:w="1942" w:type="dxa"/>
            <w:shd w:val="clear" w:color="auto" w:fill="D9D9D9"/>
          </w:tcPr>
          <w:p w14:paraId="6388E3AA" w14:textId="77777777" w:rsidR="003F7D08" w:rsidRPr="00B30BD6" w:rsidRDefault="003F7D08" w:rsidP="005D7750">
            <w:pPr>
              <w:pStyle w:val="TOC3"/>
              <w:tabs>
                <w:tab w:val="clear" w:pos="2138"/>
                <w:tab w:val="clear" w:pos="8505"/>
                <w:tab w:val="clear" w:pos="8788"/>
              </w:tabs>
              <w:spacing w:before="0" w:after="0"/>
              <w:ind w:left="0" w:right="34" w:firstLine="0"/>
              <w:rPr>
                <w:b/>
                <w:bCs/>
                <w:sz w:val="20"/>
                <w:szCs w:val="20"/>
                <w:lang w:val="en-US"/>
              </w:rPr>
            </w:pPr>
            <w:r w:rsidRPr="00B30BD6">
              <w:rPr>
                <w:b/>
                <w:bCs/>
                <w:sz w:val="20"/>
                <w:szCs w:val="20"/>
              </w:rPr>
              <w:lastRenderedPageBreak/>
              <w:t xml:space="preserve">Factors for adjustments of audit duration  </w:t>
            </w:r>
          </w:p>
        </w:tc>
        <w:tc>
          <w:tcPr>
            <w:tcW w:w="13194" w:type="dxa"/>
            <w:shd w:val="clear" w:color="auto" w:fill="auto"/>
          </w:tcPr>
          <w:p w14:paraId="1592E38D" w14:textId="77777777" w:rsidR="003F7D08" w:rsidRPr="00F578F8" w:rsidRDefault="003F7D08" w:rsidP="003F7D08">
            <w:pPr>
              <w:widowControl/>
              <w:spacing w:after="0" w:line="240" w:lineRule="auto"/>
              <w:jc w:val="both"/>
              <w:rPr>
                <w:rFonts w:ascii="Arial" w:eastAsia="Times New Roman" w:hAnsi="Arial" w:cs="Arial"/>
                <w:sz w:val="20"/>
                <w:szCs w:val="20"/>
                <w:lang w:val="en-GB"/>
              </w:rPr>
            </w:pPr>
            <w:r w:rsidRPr="00F578F8">
              <w:rPr>
                <w:rFonts w:ascii="Arial" w:eastAsia="Times New Roman" w:hAnsi="Arial" w:cs="Arial"/>
                <w:sz w:val="20"/>
                <w:szCs w:val="20"/>
              </w:rPr>
              <w:t xml:space="preserve">All the following factors shall be considered, in order to calculate the real audit time, in relation to the audit time calculated from the Table.  </w:t>
            </w:r>
          </w:p>
          <w:p w14:paraId="3F305630" w14:textId="77777777" w:rsidR="003F7D08" w:rsidRPr="00F578F8" w:rsidRDefault="003F7D08" w:rsidP="003F7D08">
            <w:pPr>
              <w:widowControl/>
              <w:spacing w:after="0" w:line="240" w:lineRule="auto"/>
              <w:jc w:val="both"/>
              <w:rPr>
                <w:rFonts w:ascii="Arial" w:eastAsia="Times New Roman" w:hAnsi="Arial" w:cs="Arial"/>
                <w:sz w:val="20"/>
                <w:szCs w:val="20"/>
              </w:rPr>
            </w:pPr>
            <w:r w:rsidRPr="00F578F8">
              <w:rPr>
                <w:rFonts w:ascii="Arial" w:eastAsia="Times New Roman" w:hAnsi="Arial" w:cs="Arial"/>
                <w:sz w:val="20"/>
                <w:szCs w:val="20"/>
              </w:rPr>
              <w:t xml:space="preserve">In all cases, the maximum reduction of audit time shall not exceed 30% of the time established in Table 1. </w:t>
            </w:r>
          </w:p>
          <w:p w14:paraId="3C675198" w14:textId="77777777" w:rsidR="003F7D08" w:rsidRPr="00F578F8" w:rsidRDefault="003F7D08" w:rsidP="003F7D08">
            <w:pPr>
              <w:widowControl/>
              <w:spacing w:after="0" w:line="240" w:lineRule="auto"/>
              <w:jc w:val="both"/>
              <w:rPr>
                <w:rFonts w:ascii="Arial" w:eastAsia="Times New Roman" w:hAnsi="Arial" w:cs="Arial"/>
                <w:b/>
                <w:sz w:val="20"/>
                <w:szCs w:val="20"/>
              </w:rPr>
            </w:pPr>
            <w:r w:rsidRPr="00F578F8">
              <w:rPr>
                <w:rFonts w:ascii="Arial" w:eastAsia="Times New Roman" w:hAnsi="Arial" w:cs="Arial"/>
                <w:b/>
                <w:sz w:val="20"/>
                <w:szCs w:val="20"/>
                <w:lang w:val="en-GB"/>
              </w:rPr>
              <w:t xml:space="preserve">Indicative factors for increase </w:t>
            </w:r>
            <w:r w:rsidRPr="00F578F8">
              <w:rPr>
                <w:rFonts w:ascii="Arial" w:eastAsia="Times New Roman" w:hAnsi="Arial" w:cs="Arial"/>
                <w:b/>
                <w:sz w:val="20"/>
                <w:szCs w:val="20"/>
              </w:rPr>
              <w:t>of audit time</w:t>
            </w:r>
          </w:p>
          <w:p w14:paraId="62B20C1C"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 xml:space="preserve">Logistics, size of the sites and number of </w:t>
            </w:r>
            <w:proofErr w:type="spellStart"/>
            <w:r w:rsidRPr="00F578F8">
              <w:rPr>
                <w:rFonts w:ascii="Arial" w:eastAsia="Times New Roman" w:hAnsi="Arial" w:cs="Arial"/>
                <w:sz w:val="20"/>
                <w:szCs w:val="20"/>
              </w:rPr>
              <w:t>EnMS</w:t>
            </w:r>
            <w:proofErr w:type="spellEnd"/>
            <w:r w:rsidRPr="00F578F8">
              <w:rPr>
                <w:rFonts w:ascii="Arial" w:eastAsia="Times New Roman" w:hAnsi="Arial" w:cs="Arial"/>
                <w:sz w:val="20"/>
                <w:szCs w:val="20"/>
              </w:rPr>
              <w:t xml:space="preserve"> effective personnel</w:t>
            </w:r>
          </w:p>
          <w:p w14:paraId="63876A7B"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Differences in working practices (e.g. shifts)</w:t>
            </w:r>
          </w:p>
          <w:p w14:paraId="5D0CE87E"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 xml:space="preserve">Multiple languages being used in the conduction of audits </w:t>
            </w:r>
          </w:p>
          <w:p w14:paraId="5340149F"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 xml:space="preserve">Changes in the client </w:t>
            </w:r>
            <w:proofErr w:type="spellStart"/>
            <w:r w:rsidRPr="00F578F8">
              <w:rPr>
                <w:rFonts w:ascii="Arial" w:eastAsia="Times New Roman" w:hAnsi="Arial" w:cs="Arial"/>
                <w:sz w:val="20"/>
                <w:szCs w:val="20"/>
              </w:rPr>
              <w:t>organisation</w:t>
            </w:r>
            <w:proofErr w:type="spellEnd"/>
            <w:r w:rsidRPr="00F578F8">
              <w:rPr>
                <w:rFonts w:ascii="Arial" w:eastAsia="Times New Roman" w:hAnsi="Arial" w:cs="Arial"/>
                <w:sz w:val="20"/>
                <w:szCs w:val="20"/>
                <w:lang w:val="en-GB"/>
              </w:rPr>
              <w:t xml:space="preserve"> / </w:t>
            </w:r>
            <w:r w:rsidRPr="00F578F8">
              <w:rPr>
                <w:rFonts w:ascii="Arial" w:eastAsia="Times New Roman" w:hAnsi="Arial" w:cs="Arial"/>
                <w:sz w:val="20"/>
                <w:szCs w:val="20"/>
              </w:rPr>
              <w:t>differences in activities undertaken</w:t>
            </w:r>
          </w:p>
          <w:p w14:paraId="5C63F259"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Differences in the energy consumption or SEUs</w:t>
            </w:r>
          </w:p>
          <w:p w14:paraId="01553154"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Past audit findings</w:t>
            </w:r>
            <w:r w:rsidRPr="00F578F8">
              <w:rPr>
                <w:rFonts w:ascii="Arial" w:eastAsia="Times New Roman" w:hAnsi="Arial" w:cs="Arial"/>
                <w:sz w:val="20"/>
                <w:szCs w:val="20"/>
                <w:lang w:val="en-GB"/>
              </w:rPr>
              <w:t xml:space="preserve"> / </w:t>
            </w:r>
            <w:r w:rsidRPr="00F578F8">
              <w:rPr>
                <w:rFonts w:ascii="Arial" w:eastAsia="Times New Roman" w:hAnsi="Arial" w:cs="Arial"/>
                <w:sz w:val="20"/>
                <w:szCs w:val="20"/>
              </w:rPr>
              <w:t>evidence of corrective action retained as documented information</w:t>
            </w:r>
          </w:p>
          <w:p w14:paraId="3C5213B2"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Applicable legal requirements or other requirements</w:t>
            </w:r>
          </w:p>
          <w:p w14:paraId="33CA65A3"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On-site generation of energy (e.g. generation of steam within the boundary, cogeneration)</w:t>
            </w:r>
          </w:p>
          <w:p w14:paraId="76A9F893" w14:textId="77777777" w:rsidR="003F7D08" w:rsidRPr="00F578F8" w:rsidRDefault="003F7D08" w:rsidP="003F7D08">
            <w:pPr>
              <w:widowControl/>
              <w:numPr>
                <w:ilvl w:val="2"/>
                <w:numId w:val="12"/>
              </w:numPr>
              <w:spacing w:before="60" w:after="0" w:line="240" w:lineRule="auto"/>
              <w:ind w:left="1134" w:hanging="425"/>
              <w:jc w:val="both"/>
              <w:rPr>
                <w:rFonts w:ascii="Arial" w:eastAsia="Times New Roman" w:hAnsi="Arial" w:cs="Arial"/>
                <w:sz w:val="20"/>
                <w:szCs w:val="20"/>
              </w:rPr>
            </w:pPr>
            <w:r w:rsidRPr="00F578F8">
              <w:rPr>
                <w:rFonts w:ascii="Arial" w:eastAsia="Times New Roman" w:hAnsi="Arial" w:cs="Arial"/>
                <w:sz w:val="20"/>
                <w:szCs w:val="20"/>
              </w:rPr>
              <w:t xml:space="preserve">A person has multiple roles not accounted for in the </w:t>
            </w:r>
            <w:proofErr w:type="spellStart"/>
            <w:r w:rsidRPr="00F578F8">
              <w:rPr>
                <w:rFonts w:ascii="Arial" w:eastAsia="Times New Roman" w:hAnsi="Arial" w:cs="Arial"/>
                <w:sz w:val="20"/>
                <w:szCs w:val="20"/>
              </w:rPr>
              <w:t>EnMS</w:t>
            </w:r>
            <w:proofErr w:type="spellEnd"/>
            <w:r w:rsidRPr="00F578F8">
              <w:rPr>
                <w:rFonts w:ascii="Arial" w:eastAsia="Times New Roman" w:hAnsi="Arial" w:cs="Arial"/>
                <w:sz w:val="20"/>
                <w:szCs w:val="20"/>
              </w:rPr>
              <w:t xml:space="preserve"> effective personnel count. </w:t>
            </w:r>
          </w:p>
          <w:p w14:paraId="71B221DA" w14:textId="77777777" w:rsidR="003F7D08" w:rsidRPr="00F578F8" w:rsidRDefault="003F7D08" w:rsidP="003F7D08">
            <w:pPr>
              <w:spacing w:before="60" w:line="240" w:lineRule="auto"/>
              <w:rPr>
                <w:rFonts w:ascii="Arial" w:hAnsi="Arial" w:cs="Arial"/>
                <w:b/>
                <w:sz w:val="20"/>
                <w:szCs w:val="20"/>
              </w:rPr>
            </w:pPr>
            <w:r w:rsidRPr="00F578F8">
              <w:rPr>
                <w:rFonts w:ascii="Arial" w:hAnsi="Arial" w:cs="Arial"/>
                <w:b/>
                <w:sz w:val="20"/>
                <w:szCs w:val="20"/>
              </w:rPr>
              <w:t>Indicative factors for decrease of audit time</w:t>
            </w:r>
          </w:p>
          <w:p w14:paraId="59C98B2D" w14:textId="77777777" w:rsidR="003F7D08" w:rsidRPr="00F578F8" w:rsidRDefault="003F7D08" w:rsidP="003F7D08">
            <w:pPr>
              <w:widowControl/>
              <w:numPr>
                <w:ilvl w:val="2"/>
                <w:numId w:val="12"/>
              </w:numPr>
              <w:tabs>
                <w:tab w:val="clear" w:pos="2340"/>
                <w:tab w:val="num" w:pos="1134"/>
              </w:tabs>
              <w:spacing w:before="60" w:after="0" w:line="240" w:lineRule="auto"/>
              <w:ind w:left="1134" w:hanging="425"/>
              <w:jc w:val="both"/>
              <w:rPr>
                <w:rFonts w:ascii="Arial" w:hAnsi="Arial" w:cs="Arial"/>
                <w:sz w:val="20"/>
                <w:szCs w:val="20"/>
              </w:rPr>
            </w:pPr>
            <w:r w:rsidRPr="00F578F8">
              <w:rPr>
                <w:rFonts w:ascii="Arial" w:hAnsi="Arial" w:cs="Arial"/>
                <w:sz w:val="20"/>
                <w:szCs w:val="20"/>
              </w:rPr>
              <w:t>Maturity of the Management System / results of internal audits and management review</w:t>
            </w:r>
          </w:p>
          <w:p w14:paraId="23ED153E" w14:textId="77777777" w:rsidR="003F7D08" w:rsidRPr="00F578F8" w:rsidRDefault="003F7D08" w:rsidP="003F7D08">
            <w:pPr>
              <w:widowControl/>
              <w:numPr>
                <w:ilvl w:val="2"/>
                <w:numId w:val="12"/>
              </w:numPr>
              <w:tabs>
                <w:tab w:val="clear" w:pos="2340"/>
                <w:tab w:val="num" w:pos="1134"/>
              </w:tabs>
              <w:spacing w:before="60" w:after="0" w:line="240" w:lineRule="auto"/>
              <w:ind w:left="1134" w:hanging="425"/>
              <w:jc w:val="both"/>
              <w:rPr>
                <w:rFonts w:ascii="Arial" w:hAnsi="Arial" w:cs="Arial"/>
                <w:sz w:val="20"/>
                <w:szCs w:val="20"/>
              </w:rPr>
            </w:pPr>
            <w:r w:rsidRPr="00F578F8">
              <w:rPr>
                <w:rFonts w:ascii="Arial" w:hAnsi="Arial" w:cs="Arial"/>
                <w:sz w:val="20"/>
                <w:szCs w:val="20"/>
              </w:rPr>
              <w:t xml:space="preserve">Accredited verification claim related to energy performance improvement within the current certification cycle </w:t>
            </w:r>
          </w:p>
          <w:p w14:paraId="5954A178" w14:textId="77777777" w:rsidR="003F7D08" w:rsidRPr="00BF2E0B" w:rsidRDefault="003F7D08" w:rsidP="003F7D08">
            <w:pPr>
              <w:widowControl/>
              <w:numPr>
                <w:ilvl w:val="2"/>
                <w:numId w:val="12"/>
              </w:numPr>
              <w:tabs>
                <w:tab w:val="clear" w:pos="2340"/>
                <w:tab w:val="num" w:pos="1134"/>
              </w:tabs>
              <w:spacing w:before="60" w:after="0" w:line="240" w:lineRule="auto"/>
              <w:ind w:left="1134" w:hanging="425"/>
              <w:jc w:val="both"/>
              <w:rPr>
                <w:rFonts w:ascii="Arial" w:hAnsi="Arial" w:cs="Arial"/>
                <w:sz w:val="20"/>
                <w:szCs w:val="20"/>
              </w:rPr>
            </w:pPr>
            <w:r w:rsidRPr="00F578F8">
              <w:rPr>
                <w:rFonts w:ascii="Arial" w:hAnsi="Arial" w:cs="Arial"/>
                <w:sz w:val="20"/>
                <w:szCs w:val="20"/>
              </w:rPr>
              <w:t xml:space="preserve">The ability to demonstrate energy performance improvement and improvement of the </w:t>
            </w:r>
            <w:proofErr w:type="spellStart"/>
            <w:r w:rsidRPr="00F578F8">
              <w:rPr>
                <w:rFonts w:ascii="Arial" w:hAnsi="Arial" w:cs="Arial"/>
                <w:sz w:val="20"/>
                <w:szCs w:val="20"/>
              </w:rPr>
              <w:t>EnMS</w:t>
            </w:r>
            <w:proofErr w:type="spellEnd"/>
            <w:r w:rsidRPr="00F578F8">
              <w:rPr>
                <w:rFonts w:ascii="Arial" w:hAnsi="Arial" w:cs="Arial"/>
                <w:sz w:val="20"/>
                <w:szCs w:val="20"/>
              </w:rPr>
              <w:t>.</w:t>
            </w:r>
          </w:p>
          <w:p w14:paraId="1EC37068" w14:textId="77777777" w:rsidR="003F7D08" w:rsidRPr="00F578F8" w:rsidRDefault="003F7D08" w:rsidP="003F7D08">
            <w:pPr>
              <w:spacing w:before="60" w:line="240" w:lineRule="auto"/>
              <w:rPr>
                <w:rStyle w:val="fontstyle01"/>
                <w:rFonts w:ascii="Arial" w:hAnsi="Arial" w:cs="Arial"/>
                <w:bCs/>
                <w:sz w:val="20"/>
                <w:szCs w:val="20"/>
              </w:rPr>
            </w:pPr>
            <w:r w:rsidRPr="00F578F8">
              <w:rPr>
                <w:rFonts w:ascii="Arial" w:hAnsi="Arial" w:cs="Arial"/>
                <w:bCs/>
                <w:spacing w:val="-4"/>
                <w:sz w:val="20"/>
                <w:szCs w:val="20"/>
              </w:rPr>
              <w:t xml:space="preserve">The reduction of audit time for an </w:t>
            </w:r>
            <w:proofErr w:type="spellStart"/>
            <w:r w:rsidRPr="00F578F8">
              <w:rPr>
                <w:rFonts w:ascii="Arial" w:hAnsi="Arial" w:cs="Arial"/>
                <w:bCs/>
                <w:spacing w:val="-4"/>
                <w:sz w:val="20"/>
                <w:szCs w:val="20"/>
              </w:rPr>
              <w:t>EnMS</w:t>
            </w:r>
            <w:proofErr w:type="spellEnd"/>
            <w:r w:rsidRPr="00F578F8">
              <w:rPr>
                <w:rFonts w:ascii="Arial" w:hAnsi="Arial" w:cs="Arial"/>
                <w:bCs/>
                <w:spacing w:val="-4"/>
                <w:sz w:val="20"/>
                <w:szCs w:val="20"/>
              </w:rPr>
              <w:t xml:space="preserve"> shall not exceed 30%</w:t>
            </w:r>
          </w:p>
          <w:p w14:paraId="4ABC0A44" w14:textId="77777777" w:rsidR="003F7D08" w:rsidRPr="00F578F8" w:rsidRDefault="003F7D08" w:rsidP="003F7D08">
            <w:pPr>
              <w:spacing w:before="60" w:line="240" w:lineRule="auto"/>
              <w:rPr>
                <w:rFonts w:ascii="Arial" w:hAnsi="Arial" w:cs="Arial"/>
                <w:bCs/>
                <w:spacing w:val="-4"/>
                <w:sz w:val="20"/>
                <w:szCs w:val="20"/>
              </w:rPr>
            </w:pPr>
            <w:r w:rsidRPr="00F578F8">
              <w:rPr>
                <w:rFonts w:ascii="Arial" w:hAnsi="Arial" w:cs="Arial"/>
                <w:bCs/>
                <w:spacing w:val="-4"/>
                <w:sz w:val="20"/>
                <w:szCs w:val="20"/>
              </w:rPr>
              <w:t>An audit of an integrated management system can result in increased audit time, but where it results in reduction it shall not exceed 20 %. The increase or decrease in audit time, for an integrated audit, is additional to any increase or decrease in audit time</w:t>
            </w:r>
          </w:p>
          <w:p w14:paraId="2AE2AD4B" w14:textId="77777777" w:rsidR="003F7D08" w:rsidRPr="00BF2E0B" w:rsidRDefault="003F7D08" w:rsidP="003F7D08">
            <w:pPr>
              <w:widowControl/>
              <w:spacing w:before="60" w:after="0" w:line="240" w:lineRule="auto"/>
              <w:jc w:val="both"/>
              <w:rPr>
                <w:rFonts w:ascii="Arial" w:eastAsia="Times New Roman" w:hAnsi="Arial" w:cs="Arial"/>
                <w:sz w:val="20"/>
                <w:szCs w:val="20"/>
              </w:rPr>
            </w:pPr>
            <w:r w:rsidRPr="00F578F8">
              <w:rPr>
                <w:rFonts w:ascii="Arial" w:hAnsi="Arial" w:cs="Arial"/>
                <w:bCs/>
                <w:spacing w:val="-4"/>
                <w:sz w:val="20"/>
                <w:szCs w:val="20"/>
              </w:rPr>
              <w:t>Duration of the audit shall be a minimum of 80% of the audit time. Time for audit reporting, audit planning or communication with the client shall not be more than 20% of the audit time</w:t>
            </w:r>
            <w:r w:rsidRPr="00F578F8">
              <w:rPr>
                <w:rFonts w:ascii="Arial" w:hAnsi="Arial" w:cs="Arial"/>
                <w:spacing w:val="-4"/>
                <w:sz w:val="20"/>
                <w:szCs w:val="20"/>
              </w:rPr>
              <w:t>.</w:t>
            </w:r>
          </w:p>
        </w:tc>
      </w:tr>
      <w:tr w:rsidR="003F7D08" w:rsidRPr="00B30BD6" w14:paraId="48E3FB1D" w14:textId="77777777" w:rsidTr="000B5347">
        <w:trPr>
          <w:trHeight w:val="533"/>
          <w:tblCellSpacing w:w="20" w:type="dxa"/>
          <w:jc w:val="center"/>
        </w:trPr>
        <w:tc>
          <w:tcPr>
            <w:tcW w:w="1942" w:type="dxa"/>
            <w:shd w:val="clear" w:color="auto" w:fill="D9D9D9"/>
          </w:tcPr>
          <w:p w14:paraId="1CA5C7EB" w14:textId="77777777" w:rsidR="003F7D08" w:rsidRPr="00B30BD6" w:rsidRDefault="003F7D08" w:rsidP="005D7750">
            <w:pPr>
              <w:pStyle w:val="TOC3"/>
              <w:tabs>
                <w:tab w:val="clear" w:pos="2138"/>
                <w:tab w:val="clear" w:pos="8505"/>
                <w:tab w:val="clear" w:pos="8788"/>
              </w:tabs>
              <w:spacing w:before="0" w:after="0"/>
              <w:ind w:left="0" w:right="34" w:firstLine="0"/>
              <w:rPr>
                <w:b/>
                <w:bCs/>
                <w:sz w:val="20"/>
                <w:szCs w:val="20"/>
              </w:rPr>
            </w:pPr>
            <w:r w:rsidRPr="00F578F8">
              <w:rPr>
                <w:b/>
                <w:bCs/>
                <w:sz w:val="20"/>
                <w:szCs w:val="20"/>
              </w:rPr>
              <w:t>Multi-site organizations</w:t>
            </w:r>
          </w:p>
        </w:tc>
        <w:tc>
          <w:tcPr>
            <w:tcW w:w="13194" w:type="dxa"/>
            <w:shd w:val="clear" w:color="auto" w:fill="auto"/>
          </w:tcPr>
          <w:p w14:paraId="31C9E7F8" w14:textId="7644C3F0" w:rsidR="000B5347" w:rsidRPr="000B5347" w:rsidRDefault="000B5347" w:rsidP="003F7D08">
            <w:pPr>
              <w:spacing w:before="60" w:line="240" w:lineRule="auto"/>
              <w:rPr>
                <w:rFonts w:ascii="Arial" w:hAnsi="Arial" w:cs="Arial"/>
                <w:bCs/>
                <w:spacing w:val="-4"/>
                <w:sz w:val="20"/>
                <w:szCs w:val="20"/>
              </w:rPr>
            </w:pPr>
            <w:r w:rsidRPr="000B5347">
              <w:rPr>
                <w:rFonts w:ascii="Arial" w:hAnsi="Arial" w:cs="Arial"/>
                <w:bCs/>
                <w:spacing w:val="-4"/>
                <w:sz w:val="20"/>
                <w:szCs w:val="20"/>
              </w:rPr>
              <w:t>For Certification of Multi-site organizations</w:t>
            </w:r>
            <w:r>
              <w:rPr>
                <w:rFonts w:ascii="Arial" w:hAnsi="Arial" w:cs="Arial"/>
                <w:bCs/>
                <w:spacing w:val="-4"/>
                <w:sz w:val="20"/>
                <w:szCs w:val="20"/>
              </w:rPr>
              <w:t xml:space="preserve"> all requirements of Annex B of ISO 50003:2021 apply. </w:t>
            </w:r>
          </w:p>
          <w:p w14:paraId="1EF35458" w14:textId="023E798E" w:rsidR="003F7D08" w:rsidRPr="00F578F8" w:rsidRDefault="003F7D08" w:rsidP="003F7D08">
            <w:pPr>
              <w:spacing w:before="60" w:line="240" w:lineRule="auto"/>
              <w:rPr>
                <w:rFonts w:ascii="Arial" w:hAnsi="Arial" w:cs="Arial"/>
                <w:b/>
                <w:spacing w:val="-4"/>
                <w:sz w:val="20"/>
                <w:szCs w:val="20"/>
              </w:rPr>
            </w:pPr>
            <w:r w:rsidRPr="00F578F8">
              <w:rPr>
                <w:rFonts w:ascii="Arial" w:hAnsi="Arial" w:cs="Arial"/>
                <w:b/>
                <w:spacing w:val="-4"/>
                <w:sz w:val="20"/>
                <w:szCs w:val="20"/>
              </w:rPr>
              <w:t>Calculation of audit time</w:t>
            </w:r>
          </w:p>
          <w:p w14:paraId="77F782DD" w14:textId="77777777" w:rsidR="003F7D08" w:rsidRPr="00F578F8" w:rsidRDefault="003F7D08" w:rsidP="003F7D08">
            <w:pPr>
              <w:spacing w:before="60" w:line="240" w:lineRule="auto"/>
              <w:rPr>
                <w:rFonts w:ascii="Arial" w:hAnsi="Arial" w:cs="Arial"/>
                <w:bCs/>
                <w:spacing w:val="-4"/>
                <w:sz w:val="20"/>
                <w:szCs w:val="20"/>
              </w:rPr>
            </w:pPr>
            <w:r w:rsidRPr="00F578F8">
              <w:rPr>
                <w:rFonts w:ascii="Arial" w:hAnsi="Arial" w:cs="Arial"/>
                <w:bCs/>
                <w:spacing w:val="-4"/>
                <w:sz w:val="20"/>
                <w:szCs w:val="20"/>
              </w:rPr>
              <w:t>An organization that satisfies the eligibility criteria may consist of sites that can be sampled, sites that cannot be sampled or a combination of both. The audit time shall be sufficient to undertake an effective audit irrespective of the makeup of the client organization. TAH justifies any reductions applied and retain documented information as evidence.</w:t>
            </w:r>
          </w:p>
          <w:p w14:paraId="6D6462C0" w14:textId="77777777" w:rsidR="003F7D08" w:rsidRPr="00F578F8" w:rsidRDefault="003F7D08" w:rsidP="003F7D08">
            <w:pPr>
              <w:spacing w:before="60" w:line="240" w:lineRule="auto"/>
              <w:rPr>
                <w:rFonts w:ascii="Arial" w:hAnsi="Arial" w:cs="Arial"/>
                <w:b/>
                <w:spacing w:val="-4"/>
                <w:sz w:val="20"/>
                <w:szCs w:val="20"/>
              </w:rPr>
            </w:pPr>
            <w:r w:rsidRPr="00F578F8">
              <w:rPr>
                <w:rFonts w:ascii="Arial" w:hAnsi="Arial" w:cs="Arial"/>
                <w:b/>
                <w:spacing w:val="-4"/>
                <w:sz w:val="20"/>
                <w:szCs w:val="20"/>
              </w:rPr>
              <w:t>Additional sites</w:t>
            </w:r>
          </w:p>
          <w:p w14:paraId="3F2D535D" w14:textId="52297714" w:rsidR="003F7D08" w:rsidRPr="00F578F8" w:rsidRDefault="003F7D08" w:rsidP="0070349F">
            <w:pPr>
              <w:tabs>
                <w:tab w:val="right" w:pos="12814"/>
              </w:tabs>
              <w:spacing w:before="60" w:line="240" w:lineRule="auto"/>
            </w:pPr>
            <w:r w:rsidRPr="00F578F8">
              <w:rPr>
                <w:rFonts w:ascii="Arial" w:hAnsi="Arial" w:cs="Arial"/>
                <w:bCs/>
                <w:spacing w:val="-4"/>
                <w:sz w:val="20"/>
                <w:szCs w:val="20"/>
              </w:rPr>
              <w:lastRenderedPageBreak/>
              <w:t>If the number of sites is reduced, the sample size shall be reviewed to ensure that the sampling criteria can be demonstrated.</w:t>
            </w:r>
          </w:p>
        </w:tc>
      </w:tr>
    </w:tbl>
    <w:p w14:paraId="17406349" w14:textId="44B85FB5" w:rsidR="00573BA9" w:rsidRPr="00573BA9" w:rsidRDefault="00573BA9" w:rsidP="003F7D08">
      <w:pPr>
        <w:tabs>
          <w:tab w:val="left" w:pos="10965"/>
        </w:tabs>
      </w:pPr>
    </w:p>
    <w:sectPr w:rsidR="00573BA9" w:rsidRPr="00573BA9" w:rsidSect="003F7D08">
      <w:headerReference w:type="even" r:id="rId12"/>
      <w:headerReference w:type="default" r:id="rId13"/>
      <w:footerReference w:type="even" r:id="rId14"/>
      <w:footerReference w:type="default" r:id="rId15"/>
      <w:headerReference w:type="first" r:id="rId16"/>
      <w:footerReference w:type="first" r:id="rId17"/>
      <w:pgSz w:w="16838" w:h="11906" w:orient="landscape"/>
      <w:pgMar w:top="1560" w:right="964" w:bottom="851"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88118" w14:textId="77777777" w:rsidR="00D765E3" w:rsidRDefault="00D765E3">
      <w:pPr>
        <w:spacing w:after="0" w:line="240" w:lineRule="auto"/>
      </w:pPr>
      <w:r>
        <w:separator/>
      </w:r>
    </w:p>
  </w:endnote>
  <w:endnote w:type="continuationSeparator" w:id="0">
    <w:p w14:paraId="2274C1F1" w14:textId="77777777" w:rsidR="00D765E3" w:rsidRDefault="00D76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06A7" w14:textId="77777777" w:rsidR="008066A4" w:rsidRDefault="008066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Web2"/>
      <w:tblW w:w="15310" w:type="dxa"/>
      <w:tblInd w:w="-121" w:type="dxa"/>
      <w:tblLayout w:type="fixed"/>
      <w:tblLook w:val="01E0" w:firstRow="1" w:lastRow="1" w:firstColumn="1" w:lastColumn="1" w:noHBand="0" w:noVBand="0"/>
    </w:tblPr>
    <w:tblGrid>
      <w:gridCol w:w="3898"/>
      <w:gridCol w:w="3757"/>
      <w:gridCol w:w="3756"/>
      <w:gridCol w:w="3899"/>
    </w:tblGrid>
    <w:tr w:rsidR="00B8297C" w:rsidRPr="00007EB2" w14:paraId="2C2FA9D6" w14:textId="77777777" w:rsidTr="0070349F">
      <w:trPr>
        <w:cnfStyle w:val="100000000000" w:firstRow="1" w:lastRow="0" w:firstColumn="0" w:lastColumn="0" w:oddVBand="0" w:evenVBand="0" w:oddHBand="0" w:evenHBand="0" w:firstRowFirstColumn="0" w:firstRowLastColumn="0" w:lastRowFirstColumn="0" w:lastRowLastColumn="0"/>
      </w:trPr>
      <w:tc>
        <w:tcPr>
          <w:tcW w:w="3838" w:type="dxa"/>
          <w:vAlign w:val="center"/>
        </w:tcPr>
        <w:p w14:paraId="7390198D" w14:textId="2E9BD4D4" w:rsidR="00000000" w:rsidRPr="00573BA9" w:rsidRDefault="002203E8" w:rsidP="004F52A6">
          <w:pPr>
            <w:pStyle w:val="Footer"/>
            <w:tabs>
              <w:tab w:val="left" w:pos="5201"/>
            </w:tabs>
            <w:spacing w:before="0"/>
            <w:ind w:left="-108"/>
            <w:rPr>
              <w:rFonts w:ascii="Arial" w:hAnsi="Arial" w:cs="Arial"/>
              <w:sz w:val="16"/>
              <w:lang w:val="de-AT"/>
            </w:rPr>
          </w:pPr>
          <w:r>
            <w:rPr>
              <w:rFonts w:ascii="Arial" w:hAnsi="Arial" w:cs="Arial"/>
              <w:sz w:val="16"/>
            </w:rPr>
            <w:fldChar w:fldCharType="begin"/>
          </w:r>
          <w:r w:rsidRPr="00573BA9">
            <w:rPr>
              <w:rFonts w:ascii="Arial" w:hAnsi="Arial" w:cs="Arial"/>
              <w:sz w:val="16"/>
              <w:lang w:val="de-AT"/>
            </w:rPr>
            <w:instrText xml:space="preserve"> FILENAME   \* MERGEFORMAT </w:instrText>
          </w:r>
          <w:r>
            <w:rPr>
              <w:rFonts w:ascii="Arial" w:hAnsi="Arial" w:cs="Arial"/>
              <w:sz w:val="16"/>
            </w:rPr>
            <w:fldChar w:fldCharType="separate"/>
          </w:r>
          <w:r w:rsidRPr="00573BA9">
            <w:rPr>
              <w:rFonts w:ascii="Arial" w:hAnsi="Arial" w:cs="Arial"/>
              <w:noProof/>
              <w:sz w:val="16"/>
              <w:lang w:val="de-AT"/>
            </w:rPr>
            <w:t>VB-BA-ZET-MS-All-003-Ann-MDC-50001-EN</w:t>
          </w:r>
          <w:r>
            <w:rPr>
              <w:rFonts w:ascii="Arial" w:hAnsi="Arial" w:cs="Arial"/>
              <w:sz w:val="16"/>
            </w:rPr>
            <w:fldChar w:fldCharType="end"/>
          </w:r>
        </w:p>
      </w:tc>
      <w:tc>
        <w:tcPr>
          <w:tcW w:w="3717" w:type="dxa"/>
          <w:vAlign w:val="center"/>
        </w:tcPr>
        <w:p w14:paraId="7A313D3D" w14:textId="1D6BD5B3" w:rsidR="00000000"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w:t>
          </w:r>
          <w:r w:rsidR="008066A4">
            <w:rPr>
              <w:rFonts w:ascii="Arial" w:hAnsi="Arial" w:cs="Arial"/>
              <w:sz w:val="16"/>
            </w:rPr>
            <w:t>1</w:t>
          </w:r>
        </w:p>
      </w:tc>
      <w:tc>
        <w:tcPr>
          <w:tcW w:w="3716" w:type="dxa"/>
          <w:vAlign w:val="center"/>
        </w:tcPr>
        <w:p w14:paraId="4E0759A6" w14:textId="77777777" w:rsidR="00000000"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839" w:type="dxa"/>
          <w:vAlign w:val="center"/>
        </w:tcPr>
        <w:p w14:paraId="0B072553" w14:textId="77777777" w:rsidR="00000000"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692" w14:textId="77777777" w:rsidR="008066A4" w:rsidRDefault="00806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8F030" w14:textId="77777777" w:rsidR="00D765E3" w:rsidRDefault="00D765E3">
      <w:pPr>
        <w:spacing w:after="0" w:line="240" w:lineRule="auto"/>
      </w:pPr>
      <w:r>
        <w:separator/>
      </w:r>
    </w:p>
  </w:footnote>
  <w:footnote w:type="continuationSeparator" w:id="0">
    <w:p w14:paraId="6EB90CB3" w14:textId="77777777" w:rsidR="00D765E3" w:rsidRDefault="00D76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DF99" w14:textId="77777777" w:rsidR="008066A4" w:rsidRDefault="008066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Web2"/>
      <w:tblW w:w="5081" w:type="pct"/>
      <w:tblInd w:w="-121" w:type="dxa"/>
      <w:tblLook w:val="01E0" w:firstRow="1" w:lastRow="1" w:firstColumn="1" w:lastColumn="1" w:noHBand="0" w:noVBand="0"/>
    </w:tblPr>
    <w:tblGrid>
      <w:gridCol w:w="12421"/>
      <w:gridCol w:w="2542"/>
    </w:tblGrid>
    <w:tr w:rsidR="00B8297C" w:rsidRPr="001E41AD" w14:paraId="4E4AAA4A" w14:textId="77777777" w:rsidTr="0070349F">
      <w:trPr>
        <w:cnfStyle w:val="100000000000" w:firstRow="1" w:lastRow="0" w:firstColumn="0" w:lastColumn="0" w:oddVBand="0" w:evenVBand="0" w:oddHBand="0" w:evenHBand="0" w:firstRowFirstColumn="0" w:firstRowLastColumn="0" w:lastRowFirstColumn="0" w:lastRowLastColumn="0"/>
        <w:trHeight w:val="498"/>
      </w:trPr>
      <w:tc>
        <w:tcPr>
          <w:tcW w:w="4132" w:type="pct"/>
          <w:vAlign w:val="center"/>
        </w:tcPr>
        <w:p w14:paraId="53BC2E34" w14:textId="5272ECD8" w:rsidR="00000000" w:rsidRPr="00B742C5" w:rsidRDefault="00456180" w:rsidP="002C63EE">
          <w:pPr>
            <w:pStyle w:val="Title"/>
            <w:spacing w:before="0" w:after="0" w:line="240" w:lineRule="auto"/>
            <w:ind w:left="-161"/>
            <w:rPr>
              <w:sz w:val="28"/>
              <w:szCs w:val="28"/>
              <w:lang w:val="en-GB"/>
            </w:rPr>
          </w:pPr>
          <w:r>
            <w:rPr>
              <w:sz w:val="22"/>
              <w:szCs w:val="28"/>
              <w:lang w:val="en-GB"/>
            </w:rPr>
            <w:t>Annex to Person Days Calculation</w:t>
          </w:r>
        </w:p>
      </w:tc>
      <w:tc>
        <w:tcPr>
          <w:tcW w:w="829" w:type="pct"/>
          <w:vMerge w:val="restart"/>
          <w:vAlign w:val="center"/>
        </w:tcPr>
        <w:p w14:paraId="75455F39" w14:textId="77777777" w:rsidR="00000000" w:rsidRPr="00B742C5" w:rsidRDefault="00456180" w:rsidP="006B138E">
          <w:pPr>
            <w:pStyle w:val="Title"/>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58240"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560685692" name="Picture 56068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000000" w:rsidRPr="00B742C5" w:rsidRDefault="00000000" w:rsidP="006B138E">
          <w:pPr>
            <w:pStyle w:val="Title"/>
            <w:spacing w:before="0" w:after="0" w:line="240" w:lineRule="auto"/>
            <w:jc w:val="left"/>
            <w:rPr>
              <w:sz w:val="24"/>
              <w:szCs w:val="24"/>
              <w:lang w:val="en-GB"/>
            </w:rPr>
          </w:pPr>
        </w:p>
      </w:tc>
    </w:tr>
    <w:tr w:rsidR="00B8297C" w:rsidRPr="001E41AD" w14:paraId="03946323" w14:textId="77777777" w:rsidTr="0070349F">
      <w:trPr>
        <w:trHeight w:val="781"/>
      </w:trPr>
      <w:tc>
        <w:tcPr>
          <w:tcW w:w="4132" w:type="pct"/>
          <w:vAlign w:val="center"/>
        </w:tcPr>
        <w:p w14:paraId="2173A52A" w14:textId="3445AF02" w:rsidR="00000000"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29" w:type="pct"/>
          <w:vMerge/>
          <w:vAlign w:val="center"/>
        </w:tcPr>
        <w:p w14:paraId="6C93F7C0" w14:textId="77777777" w:rsidR="00000000" w:rsidRPr="004056A0" w:rsidRDefault="00000000" w:rsidP="006B138E">
          <w:pPr>
            <w:pStyle w:val="Title"/>
            <w:spacing w:before="0" w:after="0" w:line="240" w:lineRule="auto"/>
            <w:rPr>
              <w:noProof/>
              <w:sz w:val="24"/>
              <w:szCs w:val="24"/>
              <w:lang w:val="en-GB" w:eastAsia="de-AT"/>
            </w:rPr>
          </w:pPr>
        </w:p>
      </w:tc>
    </w:tr>
  </w:tbl>
  <w:p w14:paraId="6EABD5DB" w14:textId="50A84200" w:rsidR="00000000" w:rsidRPr="00573BA9" w:rsidRDefault="00000000" w:rsidP="00AC42CE">
    <w:pPr>
      <w:spacing w:after="0"/>
      <w:jc w:val="right"/>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279D4" w14:textId="77777777" w:rsidR="008066A4" w:rsidRDefault="008066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C8BB8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6702551" o:spid="_x0000_i1025" type="#_x0000_t75" style="width:30pt;height:30pt;visibility:visible;mso-wrap-style:square">
            <v:imagedata r:id="rId1" o:title=""/>
          </v:shape>
        </w:pict>
      </mc:Choice>
      <mc:Fallback>
        <w:drawing>
          <wp:inline distT="0" distB="0" distL="0" distR="0" wp14:anchorId="06C7754D" wp14:editId="2CEBC7E4">
            <wp:extent cx="381000" cy="381000"/>
            <wp:effectExtent l="0" t="0" r="0" b="0"/>
            <wp:docPr id="1096702551" name="Picture 109670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mc:Fallback>
    </mc:AlternateContent>
  </w:numPicBullet>
  <w:numPicBullet w:numPicBulletId="1">
    <mc:AlternateContent>
      <mc:Choice Requires="v">
        <w:pict>
          <v:shape w14:anchorId="31DBD65E" id="Picture 240713479" o:spid="_x0000_i1025" type="#_x0000_t75" style="width:12pt;height:12pt;visibility:visible;mso-wrap-style:square">
            <v:imagedata r:id="rId3" o:title=""/>
          </v:shape>
        </w:pict>
      </mc:Choice>
      <mc:Fallback>
        <w:drawing>
          <wp:inline distT="0" distB="0" distL="0" distR="0" wp14:anchorId="6C604327" wp14:editId="43FD1A64">
            <wp:extent cx="152400" cy="152400"/>
            <wp:effectExtent l="0" t="0" r="0" b="0"/>
            <wp:docPr id="240713479" name="Picture 24071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01431AFC"/>
    <w:multiLevelType w:val="hybridMultilevel"/>
    <w:tmpl w:val="CEE247AE"/>
    <w:lvl w:ilvl="0" w:tplc="E384E9C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4785C"/>
    <w:multiLevelType w:val="hybridMultilevel"/>
    <w:tmpl w:val="64A45934"/>
    <w:lvl w:ilvl="0" w:tplc="0408000F">
      <w:start w:val="1"/>
      <w:numFmt w:val="decimal"/>
      <w:lvlText w:val="%1."/>
      <w:lvlJc w:val="left"/>
      <w:pPr>
        <w:tabs>
          <w:tab w:val="num" w:pos="720"/>
        </w:tabs>
        <w:ind w:left="720" w:hanging="360"/>
      </w:pPr>
    </w:lvl>
    <w:lvl w:ilvl="1" w:tplc="0408000B">
      <w:start w:val="1"/>
      <w:numFmt w:val="bullet"/>
      <w:lvlText w:val=""/>
      <w:lvlJc w:val="left"/>
      <w:pPr>
        <w:tabs>
          <w:tab w:val="num" w:pos="1440"/>
        </w:tabs>
        <w:ind w:left="1440" w:hanging="360"/>
      </w:pPr>
      <w:rPr>
        <w:rFonts w:ascii="Wingdings" w:hAnsi="Wingdings" w:hint="default"/>
      </w:rPr>
    </w:lvl>
    <w:lvl w:ilvl="2" w:tplc="E384E9CC">
      <w:start w:val="1"/>
      <w:numFmt w:val="bullet"/>
      <w:lvlText w:val=""/>
      <w:lvlPicBulletId w:val="0"/>
      <w:lvlJc w:val="left"/>
      <w:pPr>
        <w:tabs>
          <w:tab w:val="num" w:pos="2340"/>
        </w:tabs>
        <w:ind w:left="2340" w:hanging="360"/>
      </w:pPr>
      <w:rPr>
        <w:rFonts w:ascii="Symbol" w:hAnsi="Symbol" w:hint="default"/>
        <w:color w:val="auto"/>
      </w:r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3" w15:restartNumberingAfterBreak="0">
    <w:nsid w:val="12562DA4"/>
    <w:multiLevelType w:val="hybridMultilevel"/>
    <w:tmpl w:val="5E683268"/>
    <w:lvl w:ilvl="0" w:tplc="0408000F">
      <w:start w:val="1"/>
      <w:numFmt w:val="decimal"/>
      <w:lvlText w:val="%1."/>
      <w:lvlJc w:val="left"/>
      <w:pPr>
        <w:tabs>
          <w:tab w:val="num" w:pos="720"/>
        </w:tabs>
        <w:ind w:left="720" w:hanging="360"/>
      </w:pPr>
    </w:lvl>
    <w:lvl w:ilvl="1" w:tplc="0408000B">
      <w:start w:val="1"/>
      <w:numFmt w:val="bullet"/>
      <w:lvlText w:val=""/>
      <w:lvlJc w:val="left"/>
      <w:pPr>
        <w:tabs>
          <w:tab w:val="num" w:pos="1440"/>
        </w:tabs>
        <w:ind w:left="1440" w:hanging="360"/>
      </w:pPr>
      <w:rPr>
        <w:rFonts w:ascii="Wingdings" w:hAnsi="Wingdings" w:hint="default"/>
      </w:rPr>
    </w:lvl>
    <w:lvl w:ilvl="2" w:tplc="04080005">
      <w:start w:val="1"/>
      <w:numFmt w:val="bullet"/>
      <w:lvlText w:val=""/>
      <w:lvlJc w:val="left"/>
      <w:pPr>
        <w:tabs>
          <w:tab w:val="num" w:pos="2340"/>
        </w:tabs>
        <w:ind w:left="2340" w:hanging="360"/>
      </w:pPr>
      <w:rPr>
        <w:rFonts w:ascii="Wingdings" w:hAnsi="Wingdings" w:hint="default"/>
      </w:r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4"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F830DAA"/>
    <w:multiLevelType w:val="hybridMultilevel"/>
    <w:tmpl w:val="AA3C65F6"/>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17E84"/>
    <w:multiLevelType w:val="hybridMultilevel"/>
    <w:tmpl w:val="E12E31DE"/>
    <w:lvl w:ilvl="0" w:tplc="E384E9C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10"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DF0DA1"/>
    <w:multiLevelType w:val="hybridMultilevel"/>
    <w:tmpl w:val="FC9C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93656BF"/>
    <w:multiLevelType w:val="hybridMultilevel"/>
    <w:tmpl w:val="3A3E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7353C3"/>
    <w:multiLevelType w:val="hybridMultilevel"/>
    <w:tmpl w:val="3D0C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47A09"/>
    <w:multiLevelType w:val="hybridMultilevel"/>
    <w:tmpl w:val="0D920A8C"/>
    <w:lvl w:ilvl="0" w:tplc="E384E9C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05232">
    <w:abstractNumId w:val="10"/>
  </w:num>
  <w:num w:numId="2" w16cid:durableId="454834603">
    <w:abstractNumId w:val="6"/>
  </w:num>
  <w:num w:numId="3" w16cid:durableId="520246024">
    <w:abstractNumId w:val="0"/>
  </w:num>
  <w:num w:numId="4" w16cid:durableId="1258174081">
    <w:abstractNumId w:val="14"/>
  </w:num>
  <w:num w:numId="5" w16cid:durableId="1543901543">
    <w:abstractNumId w:val="12"/>
  </w:num>
  <w:num w:numId="6" w16cid:durableId="65032727">
    <w:abstractNumId w:val="9"/>
  </w:num>
  <w:num w:numId="7" w16cid:durableId="1322732484">
    <w:abstractNumId w:val="7"/>
  </w:num>
  <w:num w:numId="8" w16cid:durableId="762380437">
    <w:abstractNumId w:val="4"/>
  </w:num>
  <w:num w:numId="9" w16cid:durableId="8147114">
    <w:abstractNumId w:val="15"/>
  </w:num>
  <w:num w:numId="10" w16cid:durableId="1258826873">
    <w:abstractNumId w:val="13"/>
  </w:num>
  <w:num w:numId="11" w16cid:durableId="1557474827">
    <w:abstractNumId w:val="11"/>
  </w:num>
  <w:num w:numId="12" w16cid:durableId="1578127811">
    <w:abstractNumId w:val="3"/>
  </w:num>
  <w:num w:numId="13" w16cid:durableId="456723268">
    <w:abstractNumId w:val="16"/>
  </w:num>
  <w:num w:numId="14" w16cid:durableId="737484931">
    <w:abstractNumId w:val="8"/>
  </w:num>
  <w:num w:numId="15" w16cid:durableId="1535197144">
    <w:abstractNumId w:val="1"/>
  </w:num>
  <w:num w:numId="16" w16cid:durableId="240723092">
    <w:abstractNumId w:val="5"/>
  </w:num>
  <w:num w:numId="17" w16cid:durableId="17362703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dokia  Chrysagi">
    <w15:presenceInfo w15:providerId="AD" w15:userId="S::evdokia.chrysagi@tuvaustriahellas.onmicrosoft.com::b6ea357d-6684-4cbd-aadf-8040868c62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80"/>
    <w:rsid w:val="000B5347"/>
    <w:rsid w:val="001731C5"/>
    <w:rsid w:val="00175B56"/>
    <w:rsid w:val="001B294C"/>
    <w:rsid w:val="002203E8"/>
    <w:rsid w:val="00270405"/>
    <w:rsid w:val="0035183E"/>
    <w:rsid w:val="003D5C05"/>
    <w:rsid w:val="003F7D08"/>
    <w:rsid w:val="0041400A"/>
    <w:rsid w:val="00456180"/>
    <w:rsid w:val="004E7E57"/>
    <w:rsid w:val="00526C26"/>
    <w:rsid w:val="00573BA9"/>
    <w:rsid w:val="0070349F"/>
    <w:rsid w:val="008066A4"/>
    <w:rsid w:val="008F7492"/>
    <w:rsid w:val="00AA60BA"/>
    <w:rsid w:val="00AC42CE"/>
    <w:rsid w:val="00B30BD6"/>
    <w:rsid w:val="00B85D24"/>
    <w:rsid w:val="00CB005B"/>
    <w:rsid w:val="00CF5D15"/>
    <w:rsid w:val="00D363C6"/>
    <w:rsid w:val="00D624A2"/>
    <w:rsid w:val="00D66440"/>
    <w:rsid w:val="00D765E3"/>
    <w:rsid w:val="00DC1C30"/>
    <w:rsid w:val="00EB538E"/>
    <w:rsid w:val="00FB16D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ListParagraph">
    <w:name w:val="List Paragraph"/>
    <w:basedOn w:val="Normal"/>
    <w:uiPriority w:val="34"/>
    <w:qFormat/>
    <w:rsid w:val="00DC1C30"/>
    <w:pPr>
      <w:ind w:left="720"/>
      <w:contextualSpacing/>
    </w:pPr>
  </w:style>
  <w:style w:type="character" w:customStyle="1" w:styleId="fontstyle01">
    <w:name w:val="fontstyle01"/>
    <w:rsid w:val="003F7D08"/>
    <w:rPr>
      <w:rFonts w:ascii="Cambria" w:hAnsi="Cambria"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10:50 - Kallias Ioannis: Approved
14.12.2020, 06:48 - Karacsonyi Andreas: ok
02.12.2020, 13:33 -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2021-02-22T09:50:31+00:00</_vti_ItemDeclaredRecord>
    <_vti_ItemHoldRecordStatus xmlns="http://schemas.microsoft.com/sharepoint/v3">273</_vti_ItemHoldRecordStatus>
  </documentManagement>
</p:properties>
</file>

<file path=customXml/item3.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Urls xmlns="http://schemas.microsoft.com/sharepoint/v3/contenttype/forms/url">
  <Edit>_layouts/15/Tuev.Khb/EditDoc.aspx</Edit>
</FormUrls>
</file>

<file path=customXml/itemProps1.xml><?xml version="1.0" encoding="utf-8"?>
<ds:datastoreItem xmlns:ds="http://schemas.openxmlformats.org/officeDocument/2006/customXml" ds:itemID="{64AB64C4-43D8-426E-8656-C5CD1B27A45A}">
  <ds:schemaRefs>
    <ds:schemaRef ds:uri="http://schemas.microsoft.com/sharepoint/v3/contenttype/forms"/>
  </ds:schemaRefs>
</ds:datastoreItem>
</file>

<file path=customXml/itemProps2.xml><?xml version="1.0" encoding="utf-8"?>
<ds:datastoreItem xmlns:ds="http://schemas.openxmlformats.org/officeDocument/2006/customXml" ds:itemID="{9D35060E-C81C-4C10-956F-43DFF815C868}">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3A605310-7629-465C-B4CF-E4B852EA176A}">
  <ds:schemaRefs>
    <ds:schemaRef ds:uri="office.server.policy"/>
  </ds:schemaRefs>
</ds:datastoreItem>
</file>

<file path=customXml/itemProps4.xml><?xml version="1.0" encoding="utf-8"?>
<ds:datastoreItem xmlns:ds="http://schemas.openxmlformats.org/officeDocument/2006/customXml" ds:itemID="{522B114A-713C-4DBE-A5B0-8288786A6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79F4860-A101-4D4C-B8B9-F4C6F746568A}">
  <ds:schemaRefs>
    <ds:schemaRef ds:uri="http://schemas.microsoft.com/sharepoint/v3/contenttype/forms/ur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897</Words>
  <Characters>5118</Characters>
  <Application>Microsoft Office Word</Application>
  <DocSecurity>0</DocSecurity>
  <Lines>42</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Anam Sadia</cp:lastModifiedBy>
  <cp:revision>2</cp:revision>
  <dcterms:created xsi:type="dcterms:W3CDTF">2025-05-22T09:36:00Z</dcterms:created>
  <dcterms:modified xsi:type="dcterms:W3CDTF">2025-05-22T09:36:00Z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971;#Procedures|836d8b0b-a68d-4993-9cdd-967439f5055a</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693,11;722df3cc-9316-4e79-bec0-87bb6aafc693,14;722df3cc-9316-4e79-bec0-87bb6aafc693,16;722df3cc-9316-4e79-bec0-87bb6aafc693,18;722df3cc-9316-4e79-bec0-87bb6aafc693,20;722df3cc-9316-4e79-bec0-87bb6aafc693,20;722df3cc-9316-4e79-bec0-87bb6aafc693,20;</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04:10:14</vt:lpwstr>
  </property>
</Properties>
</file>